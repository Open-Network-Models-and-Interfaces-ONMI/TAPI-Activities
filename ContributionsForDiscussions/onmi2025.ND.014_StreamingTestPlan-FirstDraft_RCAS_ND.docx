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E46E" w14:textId="7B291D95" w:rsidR="008A6F3D" w:rsidRDefault="009A0ABD" w:rsidP="001649AB">
      <w:pPr>
        <w:pStyle w:val="Heading2"/>
      </w:pPr>
      <w:r>
        <w:t>Notes to the reviewer</w:t>
      </w:r>
    </w:p>
    <w:p w14:paraId="642C4DAA" w14:textId="107DFA55" w:rsidR="009A0ABD" w:rsidRDefault="00070C16" w:rsidP="009A0ABD">
      <w:pPr>
        <w:pStyle w:val="ListParagraph"/>
        <w:numPr>
          <w:ilvl w:val="0"/>
          <w:numId w:val="39"/>
        </w:numPr>
      </w:pPr>
      <w:r>
        <w:t>This document</w:t>
      </w:r>
      <w:ins w:id="0" w:author="Davis, Nigel" w:date="2025-09-30T10:27:00Z" w16du:dateUtc="2025-09-30T09:27:00Z">
        <w:r w:rsidR="00380626">
          <w:t xml:space="preserve"> only</w:t>
        </w:r>
      </w:ins>
      <w:r>
        <w:t xml:space="preserve"> covers</w:t>
      </w:r>
      <w:ins w:id="1" w:author="Davis, Nigel" w:date="2025-09-30T10:27:00Z" w16du:dateUtc="2025-09-30T09:27:00Z">
        <w:r w:rsidR="00380626">
          <w:t xml:space="preserve"> testing the TAPI provider (</w:t>
        </w:r>
      </w:ins>
      <w:del w:id="2" w:author="Davis, Nigel" w:date="2025-09-30T10:27:00Z" w16du:dateUtc="2025-09-30T09:27:00Z">
        <w:r w:rsidDel="00380626">
          <w:delText xml:space="preserve"> </w:delText>
        </w:r>
      </w:del>
      <w:r>
        <w:t>NBI</w:t>
      </w:r>
      <w:ins w:id="3" w:author="Davis, Nigel" w:date="2025-09-30T10:27:00Z" w16du:dateUtc="2025-09-30T09:27:00Z">
        <w:r w:rsidR="00380626">
          <w:t>)</w:t>
        </w:r>
      </w:ins>
      <w:del w:id="4" w:author="Davis, Nigel" w:date="2025-09-30T10:27:00Z" w16du:dateUtc="2025-09-30T09:27:00Z">
        <w:r w:rsidDel="00380626">
          <w:delText xml:space="preserve"> testing</w:delText>
        </w:r>
        <w:r w:rsidR="008A5599" w:rsidDel="00380626">
          <w:delText xml:space="preserve"> only</w:delText>
        </w:r>
      </w:del>
      <w:r w:rsidR="008A5599">
        <w:t>. The focus of the document is streaming</w:t>
      </w:r>
      <w:r>
        <w:t xml:space="preserve">. </w:t>
      </w:r>
      <w:commentRangeStart w:id="5"/>
      <w:commentRangeStart w:id="6"/>
      <w:commentRangeStart w:id="7"/>
      <w:r>
        <w:t xml:space="preserve">There should be an equivalent </w:t>
      </w:r>
      <w:ins w:id="8" w:author="Davis, Nigel" w:date="2025-09-30T10:26:00Z" w16du:dateUtc="2025-09-30T09:26:00Z">
        <w:r w:rsidR="00380626">
          <w:t xml:space="preserve">TAPI client </w:t>
        </w:r>
      </w:ins>
      <w:ins w:id="9" w:author="Davis, Nigel" w:date="2025-09-30T10:28:00Z" w16du:dateUtc="2025-09-30T09:28:00Z">
        <w:r w:rsidR="00380626">
          <w:t>(</w:t>
        </w:r>
      </w:ins>
      <w:r>
        <w:t>SBI</w:t>
      </w:r>
      <w:ins w:id="10" w:author="Davis, Nigel" w:date="2025-09-30T10:28:00Z" w16du:dateUtc="2025-09-30T09:28:00Z">
        <w:r w:rsidR="00380626">
          <w:t>)</w:t>
        </w:r>
      </w:ins>
      <w:r>
        <w:t xml:space="preserve"> test </w:t>
      </w:r>
      <w:del w:id="11" w:author="Davis, Nigel" w:date="2025-09-30T10:29:00Z" w16du:dateUtc="2025-09-30T09:29:00Z">
        <w:r w:rsidDel="00380626">
          <w:delText>spec</w:delText>
        </w:r>
      </w:del>
      <w:ins w:id="12" w:author="Davis, Nigel" w:date="2025-09-30T10:29:00Z" w16du:dateUtc="2025-09-30T09:29:00Z">
        <w:r w:rsidR="00380626">
          <w:t>plan</w:t>
        </w:r>
      </w:ins>
      <w:r>
        <w:t>.</w:t>
      </w:r>
      <w:commentRangeEnd w:id="5"/>
      <w:r w:rsidR="00A23ED4">
        <w:rPr>
          <w:rStyle w:val="CommentReference"/>
        </w:rPr>
        <w:commentReference w:id="5"/>
      </w:r>
      <w:commentRangeEnd w:id="6"/>
      <w:r w:rsidR="009A183C">
        <w:rPr>
          <w:rStyle w:val="CommentReference"/>
        </w:rPr>
        <w:commentReference w:id="6"/>
      </w:r>
      <w:commentRangeEnd w:id="7"/>
      <w:r w:rsidR="00380626">
        <w:rPr>
          <w:rStyle w:val="CommentReference"/>
        </w:rPr>
        <w:commentReference w:id="7"/>
      </w:r>
    </w:p>
    <w:p w14:paraId="3AA537FF" w14:textId="79B34CAA" w:rsidR="00070C16" w:rsidRDefault="00427B1B" w:rsidP="009A0ABD">
      <w:pPr>
        <w:pStyle w:val="ListParagraph"/>
        <w:numPr>
          <w:ilvl w:val="0"/>
          <w:numId w:val="39"/>
        </w:numPr>
      </w:pPr>
      <w:r>
        <w:t>TAPI 2.6</w:t>
      </w:r>
      <w:r w:rsidR="00A7768F">
        <w:t xml:space="preserve"> has been used to construct the tests</w:t>
      </w:r>
      <w:r>
        <w:t>. There should be no significant changes to adjust this to test TAPI 2.5. To test 2.1.3 a few changes will be required to detail</w:t>
      </w:r>
      <w:r w:rsidR="00A7768F">
        <w:t>s</w:t>
      </w:r>
      <w:r>
        <w:t xml:space="preserve">, but not to the </w:t>
      </w:r>
      <w:r w:rsidR="00C96C31">
        <w:t>main body of the tests.</w:t>
      </w:r>
    </w:p>
    <w:p w14:paraId="0410A698" w14:textId="77777777" w:rsidR="002B6FEF" w:rsidRDefault="00C96C31" w:rsidP="00E26326">
      <w:pPr>
        <w:pStyle w:val="ListParagraph"/>
        <w:numPr>
          <w:ilvl w:val="0"/>
          <w:numId w:val="39"/>
        </w:numPr>
      </w:pPr>
      <w:r>
        <w:t xml:space="preserve">It is proposed that </w:t>
      </w:r>
      <w:r w:rsidR="00E65C8D">
        <w:t>testing of streaming</w:t>
      </w:r>
      <w:r w:rsidR="007D1C0F">
        <w:t xml:space="preserve"> operation, independent of content, </w:t>
      </w:r>
      <w:r w:rsidR="002B6FEF">
        <w:t>uses that</w:t>
      </w:r>
      <w:r w:rsidR="00E65C8D">
        <w:t xml:space="preserve"> </w:t>
      </w:r>
      <w:r w:rsidR="00B35295">
        <w:t>alarm</w:t>
      </w:r>
      <w:r w:rsidR="002B6FEF">
        <w:t xml:space="preserve"> stream as this is the most likely to be supported.</w:t>
      </w:r>
    </w:p>
    <w:p w14:paraId="4DBC44C7" w14:textId="4E66F2B8" w:rsidR="00A240D1" w:rsidRDefault="002B6FEF" w:rsidP="00980E4B">
      <w:pPr>
        <w:pStyle w:val="ListParagraph"/>
        <w:numPr>
          <w:ilvl w:val="0"/>
          <w:numId w:val="39"/>
        </w:numPr>
      </w:pPr>
      <w:r>
        <w:t xml:space="preserve">Testing of the alarm stream content will be challenging as </w:t>
      </w:r>
      <w:commentRangeStart w:id="13"/>
      <w:commentRangeStart w:id="14"/>
      <w:r>
        <w:t xml:space="preserve">there is no </w:t>
      </w:r>
      <w:r w:rsidR="00E26326">
        <w:t xml:space="preserve">mandatory RESTCONF GET </w:t>
      </w:r>
      <w:r>
        <w:t>operation to retrieve active alarm</w:t>
      </w:r>
      <w:ins w:id="15" w:author="Davis, Nigel" w:date="2025-09-30T10:30:00Z" w16du:dateUtc="2025-09-30T09:30:00Z">
        <w:r w:rsidR="00380626">
          <w:t xml:space="preserve"> (UC17f was introduced after TAPI 2</w:t>
        </w:r>
      </w:ins>
      <w:ins w:id="16" w:author="Davis, Nigel" w:date="2025-09-30T10:31:00Z" w16du:dateUtc="2025-09-30T09:31:00Z">
        <w:r w:rsidR="00380626">
          <w:t>.1.3</w:t>
        </w:r>
      </w:ins>
      <w:ins w:id="17" w:author="Davis, Nigel" w:date="2025-09-30T10:33:00Z" w16du:dateUtc="2025-09-30T09:33:00Z">
        <w:r w:rsidR="00380626">
          <w:t>)</w:t>
        </w:r>
      </w:ins>
      <w:r w:rsidR="00F2151C">
        <w:t>, he</w:t>
      </w:r>
      <w:r w:rsidR="00E26326">
        <w:t>nce the stream detail can</w:t>
      </w:r>
      <w:r w:rsidR="00F2151C">
        <w:t>not</w:t>
      </w:r>
      <w:r w:rsidR="00E26326">
        <w:t xml:space="preserve"> be confirmed against the detail provided by the GET.</w:t>
      </w:r>
      <w:r w:rsidR="00F2151C">
        <w:t xml:space="preserve"> </w:t>
      </w:r>
      <w:commentRangeEnd w:id="13"/>
      <w:r w:rsidR="00A23ED4">
        <w:rPr>
          <w:rStyle w:val="CommentReference"/>
        </w:rPr>
        <w:commentReference w:id="13"/>
      </w:r>
      <w:commentRangeEnd w:id="14"/>
      <w:r w:rsidR="00380626">
        <w:rPr>
          <w:rStyle w:val="CommentReference"/>
        </w:rPr>
        <w:commentReference w:id="14"/>
      </w:r>
      <w:r w:rsidR="00F2151C">
        <w:t>A more manual validation will be required (somewhat like that used for the RESTCONF GET tests).</w:t>
      </w:r>
    </w:p>
    <w:p w14:paraId="3883318E" w14:textId="72E2EF5A" w:rsidR="00841EB3" w:rsidRDefault="00A240D1" w:rsidP="009A0ABD">
      <w:pPr>
        <w:pStyle w:val="ListParagraph"/>
        <w:numPr>
          <w:ilvl w:val="0"/>
          <w:numId w:val="39"/>
        </w:numPr>
      </w:pPr>
      <w:commentRangeStart w:id="18"/>
      <w:commentRangeStart w:id="19"/>
      <w:r>
        <w:t>Note that</w:t>
      </w:r>
      <w:r w:rsidR="00841EB3">
        <w:t xml:space="preserve"> </w:t>
      </w:r>
      <w:r w:rsidR="00C42B9A">
        <w:t xml:space="preserve">connect to “latest” stream </w:t>
      </w:r>
      <w:commentRangeEnd w:id="18"/>
      <w:r w:rsidR="006A32E0">
        <w:rPr>
          <w:rStyle w:val="CommentReference"/>
        </w:rPr>
        <w:commentReference w:id="18"/>
      </w:r>
      <w:commentRangeEnd w:id="19"/>
      <w:r w:rsidR="00573AF0">
        <w:rPr>
          <w:rStyle w:val="CommentReference"/>
        </w:rPr>
        <w:commentReference w:id="19"/>
      </w:r>
      <w:r w:rsidR="00C42B9A">
        <w:t>capability is not well described in TR-548. TR-548 needs to be updated (see #645)</w:t>
      </w:r>
      <w:ins w:id="20" w:author="Davis, Nigel" w:date="2025-10-14T12:52:00Z" w16du:dateUtc="2025-10-14T11:52:00Z">
        <w:r w:rsidR="00833515">
          <w:t>.</w:t>
        </w:r>
      </w:ins>
      <w:ins w:id="21" w:author="Davis, Nigel" w:date="2025-10-14T13:26:00Z" w16du:dateUtc="2025-10-14T12:26:00Z">
        <w:r w:rsidR="004B049D">
          <w:t xml:space="preserve"> </w:t>
        </w:r>
        <w:r w:rsidR="004B049D" w:rsidRPr="004B049D">
          <w:t>When a request to start from latest is received the server will stream the next log record that arrives (i.e., the latest update) and then stream all records from that point. The stream will continue to operate as usual with compaction etc.</w:t>
        </w:r>
        <w:r w:rsidR="004B049D">
          <w:t xml:space="preserve"> </w:t>
        </w:r>
      </w:ins>
    </w:p>
    <w:p w14:paraId="232174F6" w14:textId="7A4369A6" w:rsidR="00344FB5" w:rsidRDefault="00B126F9" w:rsidP="009A0ABD">
      <w:pPr>
        <w:pStyle w:val="ListParagraph"/>
        <w:numPr>
          <w:ilvl w:val="0"/>
          <w:numId w:val="39"/>
        </w:numPr>
      </w:pPr>
      <w:r w:rsidRPr="00B126F9">
        <w:t>TAPI Streaming Authentication Token structure is covered in TR-548 by example. It would be preferrable that a standard approach be used. Standardisation in this area is challenging. We should explore for opportunities</w:t>
      </w:r>
      <w:r>
        <w:t xml:space="preserve"> (#65</w:t>
      </w:r>
      <w:r w:rsidR="009B053F">
        <w:t>2)</w:t>
      </w:r>
      <w:r w:rsidRPr="00B126F9">
        <w:t>.</w:t>
      </w:r>
    </w:p>
    <w:p w14:paraId="135B6CC6" w14:textId="2A53DEDC" w:rsidR="005532A1" w:rsidRDefault="00051523" w:rsidP="00D05FD7">
      <w:pPr>
        <w:pStyle w:val="ListParagraph"/>
        <w:numPr>
          <w:ilvl w:val="0"/>
          <w:numId w:val="39"/>
        </w:numPr>
      </w:pPr>
      <w:r>
        <w:t>We do not need to deal with dynamic stream addition</w:t>
      </w:r>
      <w:r w:rsidR="00A240D1">
        <w:t>/removal</w:t>
      </w:r>
      <w:r>
        <w:t xml:space="preserve"> </w:t>
      </w:r>
      <w:r w:rsidR="00352415">
        <w:t>in the initial testing phases.</w:t>
      </w:r>
    </w:p>
    <w:p w14:paraId="28F0B927" w14:textId="76F417C4" w:rsidR="00352415" w:rsidRDefault="00352415" w:rsidP="00D05FD7">
      <w:pPr>
        <w:pStyle w:val="ListParagraph"/>
        <w:numPr>
          <w:ilvl w:val="0"/>
          <w:numId w:val="39"/>
        </w:numPr>
      </w:pPr>
      <w:r>
        <w:t>T</w:t>
      </w:r>
      <w:r w:rsidRPr="00352415">
        <w:t xml:space="preserve">he Pong behaviour </w:t>
      </w:r>
      <w:r w:rsidR="007F3311">
        <w:t xml:space="preserve">description </w:t>
      </w:r>
      <w:r>
        <w:t>needs to be improved (</w:t>
      </w:r>
      <w:r w:rsidRPr="00352415">
        <w:t>#646</w:t>
      </w:r>
      <w:r>
        <w:t>)</w:t>
      </w:r>
    </w:p>
    <w:p w14:paraId="76633821" w14:textId="2BCAE246" w:rsidR="00984408" w:rsidRPr="009A0ABD" w:rsidRDefault="00984408" w:rsidP="00D05FD7">
      <w:pPr>
        <w:pStyle w:val="ListParagraph"/>
        <w:numPr>
          <w:ilvl w:val="0"/>
          <w:numId w:val="39"/>
        </w:numPr>
      </w:pPr>
      <w:r>
        <w:t xml:space="preserve">Test </w:t>
      </w:r>
      <w:r w:rsidR="004301D5">
        <w:t>set-up and response</w:t>
      </w:r>
      <w:r w:rsidR="007F3311">
        <w:t xml:space="preserve"> sample</w:t>
      </w:r>
      <w:r w:rsidR="004301D5">
        <w:t xml:space="preserve"> detail needs to be provided so</w:t>
      </w:r>
      <w:r w:rsidR="004301D5" w:rsidRPr="004301D5">
        <w:t xml:space="preserve"> the validator can be written appropriately. The sample does not need to be in the test case detail.</w:t>
      </w:r>
    </w:p>
    <w:p w14:paraId="212DBB4F" w14:textId="463D6D03" w:rsidR="003F60E5" w:rsidRDefault="001649AB" w:rsidP="001649AB">
      <w:pPr>
        <w:pStyle w:val="Heading2"/>
      </w:pPr>
      <w:r>
        <w:t>TAPI Streaming test plan</w:t>
      </w:r>
    </w:p>
    <w:p w14:paraId="0B0FB86C" w14:textId="74D81603" w:rsidR="001649AB" w:rsidRDefault="001649AB" w:rsidP="001649AB">
      <w:r>
        <w:t>Th</w:t>
      </w:r>
      <w:r w:rsidR="005A2FCC">
        <w:t xml:space="preserve">e priorities set out in this </w:t>
      </w:r>
      <w:r>
        <w:t xml:space="preserve">test plan </w:t>
      </w:r>
      <w:r w:rsidR="005A2FCC">
        <w:t>are relative to the overall priority of</w:t>
      </w:r>
      <w:r>
        <w:t xml:space="preserve"> TAPI streamin</w:t>
      </w:r>
      <w:r w:rsidR="005A2FCC">
        <w:t>g</w:t>
      </w:r>
      <w:r>
        <w:t>. If streaming is supported then</w:t>
      </w:r>
      <w:r w:rsidR="005141C6">
        <w:t xml:space="preserve"> the capabilities tested in</w:t>
      </w:r>
      <w:r>
        <w:t xml:space="preserve"> P1 tests </w:t>
      </w:r>
      <w:r w:rsidR="005141C6">
        <w:t xml:space="preserve">are </w:t>
      </w:r>
      <w:r>
        <w:t xml:space="preserve">mandatory, P2 </w:t>
      </w:r>
      <w:r w:rsidR="005141C6">
        <w:t xml:space="preserve">are </w:t>
      </w:r>
      <w:r>
        <w:t xml:space="preserve">highly desirable and P3 </w:t>
      </w:r>
      <w:r w:rsidR="005141C6">
        <w:t xml:space="preserve">are </w:t>
      </w:r>
      <w:r>
        <w:t>of low priority.</w:t>
      </w:r>
    </w:p>
    <w:p w14:paraId="6BA7DD8A" w14:textId="3467CF1A" w:rsidR="004331D9" w:rsidRDefault="004331D9" w:rsidP="001649AB">
      <w:r>
        <w:t xml:space="preserve">This test plan tests a TAPI provider (NBI). There </w:t>
      </w:r>
      <w:r w:rsidR="00AA17DC">
        <w:t>will be a</w:t>
      </w:r>
      <w:r>
        <w:t xml:space="preserve"> separate test plan for a TAPI client (SBI).</w:t>
      </w:r>
    </w:p>
    <w:p w14:paraId="208828D9" w14:textId="552971D4" w:rsidR="004331D9" w:rsidRDefault="00E71B7E" w:rsidP="001649AB">
      <w:r>
        <w:lastRenderedPageBreak/>
        <w:t>The following tests</w:t>
      </w:r>
      <w:r w:rsidR="001C4702">
        <w:t xml:space="preserve"> </w:t>
      </w:r>
      <w:r w:rsidR="00DD56B7">
        <w:t xml:space="preserve">align with </w:t>
      </w:r>
      <w:r w:rsidR="004331D9">
        <w:t>sequence</w:t>
      </w:r>
      <w:r w:rsidR="00950687">
        <w:t>s</w:t>
      </w:r>
      <w:r w:rsidR="004331D9">
        <w:t xml:space="preserve"> set out in </w:t>
      </w:r>
      <w:r w:rsidR="004331D9" w:rsidRPr="004331D9">
        <w:t>Figure 32 and Figure 33</w:t>
      </w:r>
      <w:r w:rsidR="004331D9">
        <w:t xml:space="preserve"> of </w:t>
      </w:r>
      <w:commentRangeStart w:id="22"/>
      <w:commentRangeStart w:id="23"/>
      <w:r w:rsidR="004331D9">
        <w:t>TR-548 3.</w:t>
      </w:r>
      <w:ins w:id="24" w:author="Davis, Nigel" w:date="2025-09-30T12:05:00Z" w16du:dateUtc="2025-09-30T11:05:00Z">
        <w:r w:rsidR="00573AF0">
          <w:t>2</w:t>
        </w:r>
      </w:ins>
      <w:del w:id="25" w:author="Davis, Nigel" w:date="2025-09-30T12:05:00Z" w16du:dateUtc="2025-09-30T11:05:00Z">
        <w:r w:rsidR="004331D9" w:rsidDel="00573AF0">
          <w:delText>3</w:delText>
        </w:r>
      </w:del>
      <w:r w:rsidR="004331D9">
        <w:t xml:space="preserve">  </w:t>
      </w:r>
      <w:commentRangeEnd w:id="22"/>
      <w:r w:rsidR="00797B0E">
        <w:rPr>
          <w:rStyle w:val="CommentReference"/>
        </w:rPr>
        <w:commentReference w:id="22"/>
      </w:r>
      <w:commentRangeEnd w:id="23"/>
      <w:r w:rsidR="00573AF0">
        <w:rPr>
          <w:rStyle w:val="CommentReference"/>
        </w:rPr>
        <w:commentReference w:id="23"/>
      </w:r>
      <w:r w:rsidR="004331D9">
        <w:t>(reproduced here for clarity).</w:t>
      </w:r>
    </w:p>
    <w:p w14:paraId="5534309B" w14:textId="5EE4393A" w:rsidR="006364AC" w:rsidRDefault="006364AC" w:rsidP="001649AB">
      <w:r>
        <w:t xml:space="preserve">The test plan has been designed to test </w:t>
      </w:r>
      <w:r w:rsidR="00942D82">
        <w:t xml:space="preserve">a set of </w:t>
      </w:r>
      <w:r>
        <w:t>stream</w:t>
      </w:r>
      <w:r w:rsidR="00587D12">
        <w:t xml:space="preserve"> con</w:t>
      </w:r>
      <w:r w:rsidR="00942D82">
        <w:t>f</w:t>
      </w:r>
      <w:r w:rsidR="00587D12">
        <w:t>igurations</w:t>
      </w:r>
      <w:r>
        <w:t xml:space="preserve">. The provider may only support a subset of streams. </w:t>
      </w:r>
      <w:r w:rsidR="00825BA8">
        <w:t xml:space="preserve">This should be declared by the </w:t>
      </w:r>
      <w:r w:rsidR="00942D82">
        <w:t xml:space="preserve">development </w:t>
      </w:r>
      <w:r w:rsidR="00825BA8">
        <w:t>company supplying the provider</w:t>
      </w:r>
      <w:r w:rsidR="00587D12">
        <w:t xml:space="preserve"> prior to the testing</w:t>
      </w:r>
      <w:r w:rsidR="00825BA8">
        <w:t>.</w:t>
      </w:r>
    </w:p>
    <w:p w14:paraId="725DC464" w14:textId="5CB8CC68" w:rsidR="0067451C" w:rsidRDefault="0067451C" w:rsidP="001649AB">
      <w:r>
        <w:t xml:space="preserve">The initial stream testing will </w:t>
      </w:r>
      <w:r w:rsidR="00B35295">
        <w:t xml:space="preserve">take a specific stream and </w:t>
      </w:r>
      <w:r>
        <w:t>validate the operation of a stream</w:t>
      </w:r>
      <w:r w:rsidR="00B35295">
        <w:t>. It will not validate the content.</w:t>
      </w:r>
    </w:p>
    <w:p w14:paraId="4B7E5F47" w14:textId="64EF1534" w:rsidR="00825BA8" w:rsidRDefault="00825BA8" w:rsidP="001649AB">
      <w:r>
        <w:t xml:space="preserve">The following sets </w:t>
      </w:r>
      <w:r w:rsidR="00FA0BE2">
        <w:t xml:space="preserve">of stream </w:t>
      </w:r>
      <w:r w:rsidR="0067451C">
        <w:t>support</w:t>
      </w:r>
      <w:r w:rsidR="0081100C">
        <w:t xml:space="preserve"> </w:t>
      </w:r>
      <w:r>
        <w:t>will be considered</w:t>
      </w:r>
      <w:r w:rsidR="005721BC">
        <w:t xml:space="preserve"> </w:t>
      </w:r>
      <w:r w:rsidR="00FB20EA">
        <w:t>f</w:t>
      </w:r>
      <w:r w:rsidR="005721BC">
        <w:t>or stated technology coverage and depth of model as per TR-547</w:t>
      </w:r>
      <w:r w:rsidR="00FB20EA">
        <w:t xml:space="preserve"> tests</w:t>
      </w:r>
      <w:r>
        <w:t>:</w:t>
      </w:r>
    </w:p>
    <w:p w14:paraId="68F0B1D1" w14:textId="6C89E4D3" w:rsidR="00825BA8" w:rsidRDefault="00825BA8" w:rsidP="00394064">
      <w:pPr>
        <w:pStyle w:val="ListParagraph"/>
        <w:numPr>
          <w:ilvl w:val="0"/>
          <w:numId w:val="1"/>
        </w:numPr>
      </w:pPr>
      <w:r>
        <w:t>Alarm</w:t>
      </w:r>
    </w:p>
    <w:p w14:paraId="105492B5" w14:textId="1DAEED95" w:rsidR="00825BA8" w:rsidRDefault="00825BA8" w:rsidP="00394064">
      <w:pPr>
        <w:pStyle w:val="ListParagraph"/>
        <w:numPr>
          <w:ilvl w:val="0"/>
          <w:numId w:val="1"/>
        </w:numPr>
      </w:pPr>
      <w:r>
        <w:t xml:space="preserve">Topology, node, </w:t>
      </w:r>
      <w:r w:rsidR="00587D12">
        <w:t>NEP</w:t>
      </w:r>
      <w:r>
        <w:t xml:space="preserve">, </w:t>
      </w:r>
      <w:r w:rsidR="0081100C">
        <w:t>link</w:t>
      </w:r>
    </w:p>
    <w:p w14:paraId="1C5E5B61" w14:textId="4A09C9D8" w:rsidR="00587D12" w:rsidRDefault="00587D12" w:rsidP="00394064">
      <w:pPr>
        <w:pStyle w:val="ListParagraph"/>
        <w:numPr>
          <w:ilvl w:val="0"/>
          <w:numId w:val="1"/>
        </w:numPr>
      </w:pPr>
      <w:r>
        <w:t>CEP, connection</w:t>
      </w:r>
      <w:r w:rsidR="006417D8">
        <w:t xml:space="preserve"> (covered as the baseline stream)</w:t>
      </w:r>
    </w:p>
    <w:p w14:paraId="3452D3DA" w14:textId="509E96A4" w:rsidR="00620CE2" w:rsidRDefault="00620CE2" w:rsidP="00394064">
      <w:pPr>
        <w:pStyle w:val="ListParagraph"/>
        <w:numPr>
          <w:ilvl w:val="1"/>
          <w:numId w:val="1"/>
        </w:numPr>
      </w:pPr>
      <w:r>
        <w:t>Including physical route</w:t>
      </w:r>
      <w:r w:rsidR="006178EB">
        <w:t xml:space="preserve"> if supported</w:t>
      </w:r>
    </w:p>
    <w:p w14:paraId="5C8A1D66" w14:textId="323CCD37" w:rsidR="0081100C" w:rsidRDefault="00587D12" w:rsidP="00394064">
      <w:pPr>
        <w:pStyle w:val="ListParagraph"/>
        <w:numPr>
          <w:ilvl w:val="0"/>
          <w:numId w:val="1"/>
        </w:numPr>
      </w:pPr>
      <w:r>
        <w:t>SIP,</w:t>
      </w:r>
      <w:r w:rsidR="0081100C">
        <w:t xml:space="preserve"> connectivity</w:t>
      </w:r>
      <w:r w:rsidR="0020789F">
        <w:t xml:space="preserve"> </w:t>
      </w:r>
      <w:r w:rsidR="0081100C">
        <w:t>service</w:t>
      </w:r>
      <w:r w:rsidR="0020789F">
        <w:t>s</w:t>
      </w:r>
    </w:p>
    <w:p w14:paraId="45D2CC1E" w14:textId="36AD8434" w:rsidR="00825BA8" w:rsidRDefault="00C4368F" w:rsidP="00394064">
      <w:pPr>
        <w:pStyle w:val="ListParagraph"/>
        <w:numPr>
          <w:ilvl w:val="0"/>
          <w:numId w:val="1"/>
        </w:numPr>
      </w:pPr>
      <w:r>
        <w:t xml:space="preserve">Device, </w:t>
      </w:r>
      <w:r w:rsidR="00825BA8">
        <w:t>Equipment</w:t>
      </w:r>
      <w:r>
        <w:t>, Equipment Holders</w:t>
      </w:r>
    </w:p>
    <w:p w14:paraId="073549A9" w14:textId="6303D499" w:rsidR="00C4368F" w:rsidRDefault="00C4368F" w:rsidP="00394064">
      <w:pPr>
        <w:pStyle w:val="ListParagraph"/>
        <w:numPr>
          <w:ilvl w:val="0"/>
          <w:numId w:val="1"/>
        </w:numPr>
      </w:pPr>
      <w:r>
        <w:t>Access</w:t>
      </w:r>
      <w:r w:rsidR="0020789F">
        <w:t xml:space="preserve"> </w:t>
      </w:r>
      <w:r>
        <w:t>Ports</w:t>
      </w:r>
    </w:p>
    <w:p w14:paraId="05DDCC62" w14:textId="539FEE57" w:rsidR="003B5759" w:rsidRDefault="003B5759" w:rsidP="003B5759">
      <w:pPr>
        <w:pStyle w:val="ListParagraph"/>
        <w:numPr>
          <w:ilvl w:val="1"/>
          <w:numId w:val="1"/>
        </w:numPr>
      </w:pPr>
      <w:r>
        <w:t>Span and abstract strand if supported</w:t>
      </w:r>
    </w:p>
    <w:p w14:paraId="68CABD42" w14:textId="77777777" w:rsidR="00C53502" w:rsidRDefault="00C53502" w:rsidP="00C53502">
      <w:pPr>
        <w:pStyle w:val="ListParagraph"/>
        <w:numPr>
          <w:ilvl w:val="0"/>
          <w:numId w:val="1"/>
        </w:numPr>
      </w:pPr>
      <w:r>
        <w:t>Path and path set</w:t>
      </w:r>
    </w:p>
    <w:p w14:paraId="12F21179" w14:textId="77777777" w:rsidR="0081100C" w:rsidRDefault="0081100C" w:rsidP="00394064">
      <w:pPr>
        <w:pStyle w:val="ListParagraph"/>
        <w:numPr>
          <w:ilvl w:val="0"/>
          <w:numId w:val="1"/>
        </w:numPr>
      </w:pPr>
      <w:r>
        <w:t>PMs with sufficient oam (with stated depth of coverage)</w:t>
      </w:r>
    </w:p>
    <w:p w14:paraId="32A36EF6" w14:textId="5CB04F1C" w:rsidR="0081100C" w:rsidRDefault="0081100C" w:rsidP="00394064">
      <w:pPr>
        <w:pStyle w:val="ListParagraph"/>
        <w:numPr>
          <w:ilvl w:val="0"/>
          <w:numId w:val="1"/>
        </w:numPr>
      </w:pPr>
      <w:del w:id="26" w:author="Ramon Casellas" w:date="2025-09-17T13:29:00Z" w16du:dateUtc="2025-09-17T11:29:00Z">
        <w:r w:rsidDel="00797B0E">
          <w:delText xml:space="preserve">Oam </w:delText>
        </w:r>
      </w:del>
      <w:ins w:id="27" w:author="Ramon Casellas" w:date="2025-09-17T13:29:00Z" w16du:dateUtc="2025-09-17T11:29:00Z">
        <w:r w:rsidR="00797B0E">
          <w:t xml:space="preserve">OAM </w:t>
        </w:r>
      </w:ins>
      <w:r>
        <w:t>(with stated depth of coverage)</w:t>
      </w:r>
    </w:p>
    <w:p w14:paraId="60A02BD5" w14:textId="77777777" w:rsidR="00620CE2" w:rsidRDefault="00620CE2" w:rsidP="0081100C">
      <w:r>
        <w:t>TR-548 does not constrain streams to have any particular combination of contents so a solution may separate out each object type onto its own dedicated stream or it may have one stream with everything in it etc.</w:t>
      </w:r>
    </w:p>
    <w:p w14:paraId="552A887E" w14:textId="774BDE5C" w:rsidR="0081100C" w:rsidRDefault="0081100C" w:rsidP="0081100C">
      <w:r>
        <w:t>Most of the streaming tests will be performed on the same network as the TR-547 tests were performed on (assume this unless stated otherwise in the test).</w:t>
      </w:r>
    </w:p>
    <w:p w14:paraId="478F883D" w14:textId="5AA2355A" w:rsidR="0081100C" w:rsidRDefault="0081100C" w:rsidP="0081100C">
      <w:r>
        <w:t>Note that a test that yields entity detail consistent with results from the corresponding GET based test in TR-547 will pass even if the corresponding TR-547 test failed on some content issue. The tests here are not on specific content but on content retrievability and consistency with the RESTCONF interface.</w:t>
      </w:r>
    </w:p>
    <w:p w14:paraId="7D957D6E" w14:textId="54F949F7" w:rsidR="007144EA" w:rsidRDefault="007144EA" w:rsidP="0081100C">
      <w:r>
        <w:lastRenderedPageBreak/>
        <w:t>Note that whilst the use</w:t>
      </w:r>
      <w:r w:rsidR="002E3F09">
        <w:t xml:space="preserve"> </w:t>
      </w:r>
      <w:r>
        <w:t xml:space="preserve">cases are geared for a full stream solution, there is also an option to start the stream from latest and to use it as a notification channel </w:t>
      </w:r>
      <w:r w:rsidR="00452B08">
        <w:t xml:space="preserve">(activated during RESTCONF alignment process using GET). </w:t>
      </w:r>
    </w:p>
    <w:p w14:paraId="1A46F8E0" w14:textId="77777777" w:rsidR="004331D9" w:rsidRDefault="004331D9" w:rsidP="001649AB"/>
    <w:p w14:paraId="7F9CCB1A" w14:textId="77777777" w:rsidR="004331D9" w:rsidRDefault="004331D9" w:rsidP="001649AB"/>
    <w:p w14:paraId="4EF40950" w14:textId="035A1622" w:rsidR="004331D9" w:rsidRDefault="004331D9" w:rsidP="001649AB">
      <w:r w:rsidRPr="00216235">
        <w:object w:dxaOrig="8210" w:dyaOrig="5367" w14:anchorId="70DDA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in;height:470.25pt" o:ole="">
            <v:imagedata r:id="rId9" o:title=""/>
          </v:shape>
          <o:OLEObject Type="Embed" ProgID="PowerPoint.Slide.12" ShapeID="_x0000_i1027" DrawAspect="Content" ObjectID="_1822337988" r:id="rId10"/>
        </w:object>
      </w:r>
    </w:p>
    <w:p w14:paraId="031C5461" w14:textId="77777777" w:rsidR="004331D9" w:rsidRDefault="004331D9" w:rsidP="001649AB"/>
    <w:p w14:paraId="5C15FC7B" w14:textId="27C1BBBD" w:rsidR="004331D9" w:rsidRPr="001649AB" w:rsidRDefault="004331D9" w:rsidP="001649AB">
      <w:r w:rsidRPr="00216235">
        <w:object w:dxaOrig="9518" w:dyaOrig="4206" w14:anchorId="5283DCFD">
          <v:shape id="_x0000_i1028" type="#_x0000_t75" style="width:519.75pt;height:230.25pt" o:ole="">
            <v:imagedata r:id="rId11" o:title=""/>
          </v:shape>
          <o:OLEObject Type="Embed" ProgID="PowerPoint.Slide.12" ShapeID="_x0000_i1028" DrawAspect="Content" ObjectID="_1822337989" r:id="rId12"/>
        </w:object>
      </w:r>
    </w:p>
    <w:p w14:paraId="1ADED456" w14:textId="77777777" w:rsidR="001649AB" w:rsidRDefault="001649AB" w:rsidP="001649AB"/>
    <w:p w14:paraId="065BA017" w14:textId="1A87460C" w:rsidR="004331D9" w:rsidRDefault="00087CFC">
      <w:r>
        <w:t>The company delivering the TAPI provider should indicate whether SSE or WS or both are supported. If both are supported, the test should be run fully for one of the supported techniques. A lighter set of tests can be performed for the other technique</w:t>
      </w:r>
      <w:r w:rsidR="00BA7023">
        <w:t>, to reduce test volumes</w:t>
      </w:r>
      <w:r w:rsidR="00DE5A3D">
        <w:t>,</w:t>
      </w:r>
      <w:r>
        <w:t xml:space="preserve"> as the backend can be assumed to be the same.</w:t>
      </w:r>
      <w:r w:rsidR="004331D9">
        <w:br w:type="page"/>
      </w:r>
    </w:p>
    <w:p w14:paraId="2273DF0D" w14:textId="77777777" w:rsidR="001649AB" w:rsidRDefault="001649AB" w:rsidP="001649AB"/>
    <w:p w14:paraId="583CD230" w14:textId="77777777" w:rsidR="001649AB" w:rsidRDefault="001649AB" w:rsidP="001649AB"/>
    <w:tbl>
      <w:tblPr>
        <w:tblW w:w="12862" w:type="dxa"/>
        <w:tblInd w:w="-10" w:type="dxa"/>
        <w:tblCellMar>
          <w:left w:w="0" w:type="dxa"/>
          <w:right w:w="0" w:type="dxa"/>
        </w:tblCellMar>
        <w:tblLook w:val="04A0" w:firstRow="1" w:lastRow="0" w:firstColumn="1" w:lastColumn="0" w:noHBand="0" w:noVBand="1"/>
      </w:tblPr>
      <w:tblGrid>
        <w:gridCol w:w="853"/>
        <w:gridCol w:w="1841"/>
        <w:gridCol w:w="992"/>
        <w:gridCol w:w="3544"/>
        <w:gridCol w:w="5632"/>
      </w:tblGrid>
      <w:tr w:rsidR="001649AB" w:rsidRPr="001649AB" w14:paraId="37D881A2" w14:textId="050E6BC4" w:rsidTr="00FE3450">
        <w:trPr>
          <w:trHeight w:val="1380"/>
        </w:trPr>
        <w:tc>
          <w:tcPr>
            <w:tcW w:w="853" w:type="dxa"/>
            <w:tcBorders>
              <w:top w:val="single" w:sz="8" w:space="0" w:color="BFBFBF"/>
              <w:left w:val="single" w:sz="8" w:space="0" w:color="auto"/>
              <w:bottom w:val="single" w:sz="8" w:space="0" w:color="BFBFBF"/>
              <w:right w:val="single" w:sz="8" w:space="0" w:color="BFBFBF"/>
            </w:tcBorders>
            <w:tcMar>
              <w:top w:w="15" w:type="dxa"/>
              <w:left w:w="15" w:type="dxa"/>
              <w:bottom w:w="0" w:type="dxa"/>
              <w:right w:w="15" w:type="dxa"/>
            </w:tcMar>
            <w:vAlign w:val="center"/>
          </w:tcPr>
          <w:p w14:paraId="6D1418C8" w14:textId="77777777" w:rsidR="001649AB" w:rsidRPr="001649AB" w:rsidRDefault="001649AB" w:rsidP="00011E5C">
            <w:r>
              <w:t>Test number</w:t>
            </w:r>
          </w:p>
        </w:tc>
        <w:tc>
          <w:tcPr>
            <w:tcW w:w="1841" w:type="dxa"/>
            <w:tcBorders>
              <w:top w:val="single" w:sz="8" w:space="0" w:color="BFBFBF"/>
              <w:left w:val="nil"/>
              <w:bottom w:val="single" w:sz="8" w:space="0" w:color="BFBFBF"/>
              <w:right w:val="single" w:sz="8" w:space="0" w:color="BFBFBF"/>
            </w:tcBorders>
            <w:tcMar>
              <w:top w:w="15" w:type="dxa"/>
              <w:left w:w="15" w:type="dxa"/>
              <w:bottom w:w="0" w:type="dxa"/>
              <w:right w:w="15" w:type="dxa"/>
            </w:tcMar>
            <w:vAlign w:val="center"/>
          </w:tcPr>
          <w:p w14:paraId="3707AA31" w14:textId="77777777" w:rsidR="001649AB" w:rsidRPr="001649AB" w:rsidRDefault="001649AB" w:rsidP="00011E5C">
            <w:r>
              <w:t>Category</w:t>
            </w:r>
          </w:p>
        </w:tc>
        <w:tc>
          <w:tcPr>
            <w:tcW w:w="992" w:type="dxa"/>
            <w:tcBorders>
              <w:top w:val="single" w:sz="8" w:space="0" w:color="C9C9C9"/>
              <w:left w:val="nil"/>
              <w:bottom w:val="single" w:sz="8" w:space="0" w:color="BFBFBF"/>
              <w:right w:val="single" w:sz="8" w:space="0" w:color="BFBFBF"/>
            </w:tcBorders>
            <w:tcMar>
              <w:top w:w="15" w:type="dxa"/>
              <w:left w:w="15" w:type="dxa"/>
              <w:bottom w:w="0" w:type="dxa"/>
              <w:right w:w="15" w:type="dxa"/>
            </w:tcMar>
            <w:vAlign w:val="center"/>
          </w:tcPr>
          <w:p w14:paraId="3C18E541" w14:textId="77777777" w:rsidR="001649AB" w:rsidRPr="001649AB" w:rsidRDefault="001649AB" w:rsidP="00011E5C">
            <w:r>
              <w:t>Priority</w:t>
            </w:r>
          </w:p>
        </w:tc>
        <w:tc>
          <w:tcPr>
            <w:tcW w:w="3544" w:type="dxa"/>
            <w:tcBorders>
              <w:top w:val="single" w:sz="8" w:space="0" w:color="C9C9C9"/>
              <w:left w:val="nil"/>
              <w:bottom w:val="single" w:sz="8" w:space="0" w:color="BFBFBF"/>
              <w:right w:val="single" w:sz="8" w:space="0" w:color="auto"/>
            </w:tcBorders>
            <w:tcMar>
              <w:top w:w="15" w:type="dxa"/>
              <w:left w:w="15" w:type="dxa"/>
              <w:bottom w:w="0" w:type="dxa"/>
              <w:right w:w="15" w:type="dxa"/>
            </w:tcMar>
            <w:vAlign w:val="center"/>
          </w:tcPr>
          <w:p w14:paraId="221FC515" w14:textId="77777777" w:rsidR="001649AB" w:rsidRPr="001649AB" w:rsidRDefault="001649AB" w:rsidP="00011E5C">
            <w:r>
              <w:t>Description</w:t>
            </w:r>
          </w:p>
        </w:tc>
        <w:tc>
          <w:tcPr>
            <w:tcW w:w="5632" w:type="dxa"/>
            <w:tcBorders>
              <w:top w:val="single" w:sz="8" w:space="0" w:color="C9C9C9"/>
              <w:left w:val="nil"/>
              <w:bottom w:val="single" w:sz="8" w:space="0" w:color="BFBFBF"/>
              <w:right w:val="single" w:sz="8" w:space="0" w:color="auto"/>
            </w:tcBorders>
          </w:tcPr>
          <w:p w14:paraId="1548E219" w14:textId="5DEBFEB4" w:rsidR="001649AB" w:rsidRDefault="001649AB" w:rsidP="00011E5C">
            <w:r>
              <w:t>Further comments</w:t>
            </w:r>
          </w:p>
        </w:tc>
      </w:tr>
      <w:tr w:rsidR="001649AB" w:rsidRPr="001649AB" w14:paraId="456A14A0" w14:textId="28168CC9"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F1F6E0" w14:textId="55D2DF3A" w:rsidR="001649AB" w:rsidRPr="001649AB" w:rsidRDefault="001649AB" w:rsidP="00011E5C">
            <w:r w:rsidRPr="001649AB">
              <w:t>2.9.</w:t>
            </w:r>
            <w:r w:rsidR="00087CFC">
              <w:t>1</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6898ACBD" w14:textId="77777777" w:rsidR="001649AB" w:rsidRPr="001649AB" w:rsidRDefault="001649AB" w:rsidP="00011E5C">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4427C5CC" w14:textId="1A25A779" w:rsidR="001649AB" w:rsidRPr="001649AB" w:rsidRDefault="001649AB" w:rsidP="00011E5C">
            <w:r w:rsidRPr="001649AB">
              <w:t>P</w:t>
            </w:r>
            <w:r w:rsidR="004331D9">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44DBF59B" w14:textId="77777777" w:rsidR="001649AB" w:rsidRPr="001649AB" w:rsidRDefault="001649AB" w:rsidP="00011E5C">
            <w:r w:rsidRPr="001649AB">
              <w:t>Use Case ST-0.1: Get Auth Token</w:t>
            </w:r>
          </w:p>
        </w:tc>
        <w:tc>
          <w:tcPr>
            <w:tcW w:w="5632" w:type="dxa"/>
            <w:tcBorders>
              <w:top w:val="nil"/>
              <w:left w:val="nil"/>
              <w:bottom w:val="single" w:sz="8" w:space="0" w:color="BFBFBF"/>
              <w:right w:val="single" w:sz="8" w:space="0" w:color="auto"/>
            </w:tcBorders>
            <w:shd w:val="clear" w:color="auto" w:fill="EDEDED"/>
          </w:tcPr>
          <w:p w14:paraId="0423BB3D" w14:textId="40CC1592" w:rsidR="001649AB" w:rsidRPr="001649AB" w:rsidRDefault="004331D9" w:rsidP="00011E5C">
            <w:commentRangeStart w:id="28"/>
            <w:commentRangeStart w:id="29"/>
            <w:commentRangeStart w:id="30"/>
            <w:commentRangeStart w:id="31"/>
            <w:r>
              <w:t>The response in 7.11.3 says “similar to”. This test plan assumes that the precise definition in 7.11.3 is required. Any deviations will require justification.</w:t>
            </w:r>
            <w:commentRangeEnd w:id="28"/>
            <w:r w:rsidR="00272DC9">
              <w:rPr>
                <w:rStyle w:val="CommentReference"/>
              </w:rPr>
              <w:commentReference w:id="28"/>
            </w:r>
            <w:commentRangeEnd w:id="29"/>
            <w:r w:rsidR="00272DC9">
              <w:rPr>
                <w:rStyle w:val="CommentReference"/>
              </w:rPr>
              <w:commentReference w:id="29"/>
            </w:r>
            <w:commentRangeEnd w:id="30"/>
            <w:r w:rsidR="00573AF0">
              <w:rPr>
                <w:rStyle w:val="CommentReference"/>
              </w:rPr>
              <w:commentReference w:id="30"/>
            </w:r>
            <w:commentRangeEnd w:id="31"/>
            <w:r w:rsidR="00554B34">
              <w:rPr>
                <w:rStyle w:val="CommentReference"/>
              </w:rPr>
              <w:commentReference w:id="31"/>
            </w:r>
          </w:p>
        </w:tc>
      </w:tr>
      <w:tr w:rsidR="004331D9" w:rsidRPr="001649AB" w14:paraId="205CEDD4" w14:textId="77777777" w:rsidTr="006911E5">
        <w:trPr>
          <w:trHeight w:val="150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442CDCCE" w14:textId="1BC205FF" w:rsidR="004331D9" w:rsidRPr="001649AB" w:rsidRDefault="004331D9" w:rsidP="00011E5C">
            <w:r w:rsidRPr="001649AB">
              <w:t>2.9.</w:t>
            </w:r>
            <w:r w:rsidR="00087CFC">
              <w:t>2</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081FAECB" w14:textId="77777777" w:rsidR="004331D9" w:rsidRPr="001649AB" w:rsidRDefault="004331D9" w:rsidP="00011E5C">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42816110" w14:textId="484A97B7" w:rsidR="004331D9" w:rsidRPr="001649AB" w:rsidRDefault="004331D9" w:rsidP="00011E5C">
            <w:r w:rsidRPr="001649AB">
              <w:t>P</w:t>
            </w:r>
            <w:r w:rsidR="006364AC">
              <w:t>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787568F1" w14:textId="0951FBC8" w:rsidR="004331D9" w:rsidRPr="001649AB" w:rsidRDefault="004331D9" w:rsidP="00011E5C">
            <w:r w:rsidRPr="001649AB">
              <w:t>Use Case ST-0.2: Discover supported and available streams</w:t>
            </w:r>
          </w:p>
        </w:tc>
        <w:tc>
          <w:tcPr>
            <w:tcW w:w="5632" w:type="dxa"/>
            <w:tcBorders>
              <w:top w:val="nil"/>
              <w:left w:val="nil"/>
              <w:bottom w:val="single" w:sz="8" w:space="0" w:color="BFBFBF"/>
              <w:right w:val="single" w:sz="8" w:space="0" w:color="auto"/>
            </w:tcBorders>
          </w:tcPr>
          <w:p w14:paraId="3400E554" w14:textId="7F4E634A" w:rsidR="004331D9" w:rsidRDefault="004331D9" w:rsidP="00011E5C">
            <w:pPr>
              <w:rPr>
                <w:ins w:id="32" w:author="Ramon Casellas" w:date="2025-09-17T13:59:00Z" w16du:dateUtc="2025-09-17T11:59:00Z"/>
              </w:rPr>
            </w:pPr>
            <w:r>
              <w:t xml:space="preserve">The </w:t>
            </w:r>
            <w:r w:rsidR="00087CFC">
              <w:t xml:space="preserve">company delivering the TAPI </w:t>
            </w:r>
            <w:r>
              <w:t xml:space="preserve">provider should indicate which streams are supported. The test should validate that all streams identified by the </w:t>
            </w:r>
            <w:r w:rsidR="00087CFC">
              <w:t>company are reported appropriately.</w:t>
            </w:r>
          </w:p>
          <w:p w14:paraId="3BD65C99" w14:textId="77777777" w:rsidR="00A14751" w:rsidRDefault="00A14751" w:rsidP="00011E5C">
            <w:pPr>
              <w:rPr>
                <w:ins w:id="33" w:author="Ramon Casellas" w:date="2025-09-17T13:57:00Z" w16du:dateUtc="2025-09-17T11:57:00Z"/>
              </w:rPr>
            </w:pPr>
          </w:p>
          <w:p w14:paraId="60236343" w14:textId="77C0CC39" w:rsidR="00437CE5" w:rsidRDefault="00437CE5" w:rsidP="00011E5C">
            <w:pPr>
              <w:rPr>
                <w:ins w:id="34" w:author="Ramon Casellas" w:date="2025-09-17T13:59:00Z" w16du:dateUtc="2025-09-17T11:59:00Z"/>
              </w:rPr>
            </w:pPr>
            <w:ins w:id="35" w:author="Ramon Casellas" w:date="2025-09-17T13:57:00Z" w16du:dateUtc="2025-09-17T11:57:00Z">
              <w:r>
                <w:t xml:space="preserve">The </w:t>
              </w:r>
            </w:ins>
            <w:ins w:id="36" w:author="Ramon Casellas" w:date="2025-09-17T13:58:00Z" w16du:dateUtc="2025-09-17T11:58:00Z">
              <w:r>
                <w:t>test includes RESTCONF GET</w:t>
              </w:r>
            </w:ins>
            <w:ins w:id="37" w:author="Ramon Casellas" w:date="2025-09-17T14:17:00Z" w16du:dateUtc="2025-09-17T12:17:00Z">
              <w:r w:rsidR="00ED7A56">
                <w:t>s</w:t>
              </w:r>
            </w:ins>
            <w:ins w:id="38" w:author="Ramon Casellas" w:date="2025-09-17T13:58:00Z" w16du:dateUtc="2025-09-17T11:58:00Z">
              <w:r>
                <w:t xml:space="preserve"> on</w:t>
              </w:r>
            </w:ins>
            <w:ins w:id="39" w:author="Ramon Casellas" w:date="2025-09-17T13:59:00Z" w16du:dateUtc="2025-09-17T11:59:00Z">
              <w:r w:rsidR="00A14751">
                <w:t xml:space="preserve"> the yang path</w:t>
              </w:r>
              <w:r w:rsidR="0097432B">
                <w:t xml:space="preserve"> </w:t>
              </w:r>
            </w:ins>
          </w:p>
          <w:p w14:paraId="3B830832" w14:textId="66912589" w:rsidR="00A14751" w:rsidRPr="00F30358" w:rsidRDefault="00A14751" w:rsidP="00011E5C">
            <w:pPr>
              <w:rPr>
                <w:ins w:id="40" w:author="Ramon Casellas" w:date="2025-09-17T13:58:00Z" w16du:dateUtc="2025-09-17T11:58:00Z"/>
                <w:rFonts w:ascii="Roboto" w:hAnsi="Roboto"/>
                <w:sz w:val="22"/>
                <w:szCs w:val="22"/>
                <w:rPrChange w:id="41" w:author="Ramon Casellas" w:date="2025-09-17T14:01:00Z" w16du:dateUtc="2025-09-17T12:01:00Z">
                  <w:rPr>
                    <w:ins w:id="42" w:author="Ramon Casellas" w:date="2025-09-17T13:58:00Z" w16du:dateUtc="2025-09-17T11:58:00Z"/>
                  </w:rPr>
                </w:rPrChange>
              </w:rPr>
            </w:pPr>
            <w:ins w:id="43" w:author="Ramon Casellas" w:date="2025-09-17T13:59:00Z">
              <w:r w:rsidRPr="00F30358">
                <w:rPr>
                  <w:rFonts w:ascii="Roboto" w:hAnsi="Roboto"/>
                  <w:sz w:val="22"/>
                  <w:szCs w:val="22"/>
                  <w:rPrChange w:id="44" w:author="Ramon Casellas" w:date="2025-09-17T14:01:00Z" w16du:dateUtc="2025-09-17T12:01:00Z">
                    <w:rPr/>
                  </w:rPrChange>
                </w:rPr>
                <w:t>/</w:t>
              </w:r>
              <w:proofErr w:type="gramStart"/>
              <w:r w:rsidRPr="00F30358">
                <w:rPr>
                  <w:rFonts w:ascii="Roboto" w:hAnsi="Roboto"/>
                  <w:sz w:val="22"/>
                  <w:szCs w:val="22"/>
                  <w:rPrChange w:id="45" w:author="Ramon Casellas" w:date="2025-09-17T14:01:00Z" w16du:dateUtc="2025-09-17T12:01:00Z">
                    <w:rPr/>
                  </w:rPrChange>
                </w:rPr>
                <w:t>tapi</w:t>
              </w:r>
              <w:proofErr w:type="gramEnd"/>
              <w:r w:rsidRPr="00F30358">
                <w:rPr>
                  <w:rFonts w:ascii="Roboto" w:hAnsi="Roboto"/>
                  <w:sz w:val="22"/>
                  <w:szCs w:val="22"/>
                  <w:rPrChange w:id="46" w:author="Ramon Casellas" w:date="2025-09-17T14:01:00Z" w16du:dateUtc="2025-09-17T12:01:00Z">
                    <w:rPr/>
                  </w:rPrChange>
                </w:rPr>
                <w:t>-</w:t>
              </w:r>
              <w:proofErr w:type="gramStart"/>
              <w:r w:rsidRPr="00F30358">
                <w:rPr>
                  <w:rFonts w:ascii="Roboto" w:hAnsi="Roboto"/>
                  <w:sz w:val="22"/>
                  <w:szCs w:val="22"/>
                  <w:rPrChange w:id="47" w:author="Ramon Casellas" w:date="2025-09-17T14:01:00Z" w16du:dateUtc="2025-09-17T12:01:00Z">
                    <w:rPr/>
                  </w:rPrChange>
                </w:rPr>
                <w:t>common:context</w:t>
              </w:r>
              <w:proofErr w:type="gramEnd"/>
              <w:r w:rsidRPr="00F30358">
                <w:rPr>
                  <w:rFonts w:ascii="Roboto" w:hAnsi="Roboto"/>
                  <w:sz w:val="22"/>
                  <w:szCs w:val="22"/>
                  <w:rPrChange w:id="48" w:author="Ramon Casellas" w:date="2025-09-17T14:01:00Z" w16du:dateUtc="2025-09-17T12:01:00Z">
                    <w:rPr/>
                  </w:rPrChange>
                </w:rPr>
                <w:t>/tapi-</w:t>
              </w:r>
              <w:proofErr w:type="gramStart"/>
              <w:r w:rsidRPr="00F30358">
                <w:rPr>
                  <w:rFonts w:ascii="Roboto" w:hAnsi="Roboto"/>
                  <w:sz w:val="22"/>
                  <w:szCs w:val="22"/>
                  <w:rPrChange w:id="49" w:author="Ramon Casellas" w:date="2025-09-17T14:01:00Z" w16du:dateUtc="2025-09-17T12:01:00Z">
                    <w:rPr/>
                  </w:rPrChange>
                </w:rPr>
                <w:t>streaming:stream</w:t>
              </w:r>
              <w:proofErr w:type="gramEnd"/>
              <w:r w:rsidRPr="00F30358">
                <w:rPr>
                  <w:rFonts w:ascii="Roboto" w:hAnsi="Roboto"/>
                  <w:sz w:val="22"/>
                  <w:szCs w:val="22"/>
                  <w:rPrChange w:id="50" w:author="Ramon Casellas" w:date="2025-09-17T14:01:00Z" w16du:dateUtc="2025-09-17T12:01:00Z">
                    <w:rPr/>
                  </w:rPrChange>
                </w:rPr>
                <w:t>-context/tapi-</w:t>
              </w:r>
              <w:proofErr w:type="gramStart"/>
              <w:r w:rsidRPr="00F30358">
                <w:rPr>
                  <w:rFonts w:ascii="Roboto" w:hAnsi="Roboto"/>
                  <w:sz w:val="22"/>
                  <w:szCs w:val="22"/>
                  <w:rPrChange w:id="51" w:author="Ramon Casellas" w:date="2025-09-17T14:01:00Z" w16du:dateUtc="2025-09-17T12:01:00Z">
                    <w:rPr/>
                  </w:rPrChange>
                </w:rPr>
                <w:t>streaming:supported</w:t>
              </w:r>
              <w:proofErr w:type="gramEnd"/>
              <w:r w:rsidRPr="00F30358">
                <w:rPr>
                  <w:rFonts w:ascii="Roboto" w:hAnsi="Roboto"/>
                  <w:sz w:val="22"/>
                  <w:szCs w:val="22"/>
                  <w:rPrChange w:id="52" w:author="Ramon Casellas" w:date="2025-09-17T14:01:00Z" w16du:dateUtc="2025-09-17T12:01:00Z">
                    <w:rPr/>
                  </w:rPrChange>
                </w:rPr>
                <w:t>-stream-type/tapi-</w:t>
              </w:r>
              <w:proofErr w:type="gramStart"/>
              <w:r w:rsidRPr="00F30358">
                <w:rPr>
                  <w:rFonts w:ascii="Roboto" w:hAnsi="Roboto"/>
                  <w:sz w:val="22"/>
                  <w:szCs w:val="22"/>
                  <w:rPrChange w:id="53" w:author="Ramon Casellas" w:date="2025-09-17T14:01:00Z" w16du:dateUtc="2025-09-17T12:01:00Z">
                    <w:rPr/>
                  </w:rPrChange>
                </w:rPr>
                <w:t>streaming:connection</w:t>
              </w:r>
              <w:proofErr w:type="gramEnd"/>
              <w:r w:rsidRPr="00F30358">
                <w:rPr>
                  <w:rFonts w:ascii="Roboto" w:hAnsi="Roboto"/>
                  <w:sz w:val="22"/>
                  <w:szCs w:val="22"/>
                  <w:rPrChange w:id="54" w:author="Ramon Casellas" w:date="2025-09-17T14:01:00Z" w16du:dateUtc="2025-09-17T12:01:00Z">
                    <w:rPr/>
                  </w:rPrChange>
                </w:rPr>
                <w:t>-protocol-details/tapi-</w:t>
              </w:r>
              <w:proofErr w:type="gramStart"/>
              <w:r w:rsidRPr="00F30358">
                <w:rPr>
                  <w:rFonts w:ascii="Roboto" w:hAnsi="Roboto"/>
                  <w:sz w:val="22"/>
                  <w:szCs w:val="22"/>
                  <w:rPrChange w:id="55" w:author="Ramon Casellas" w:date="2025-09-17T14:01:00Z" w16du:dateUtc="2025-09-17T12:01:00Z">
                    <w:rPr/>
                  </w:rPrChange>
                </w:rPr>
                <w:t>streaming:allowed</w:t>
              </w:r>
              <w:proofErr w:type="gramEnd"/>
              <w:r w:rsidRPr="00F30358">
                <w:rPr>
                  <w:rFonts w:ascii="Roboto" w:hAnsi="Roboto"/>
                  <w:sz w:val="22"/>
                  <w:szCs w:val="22"/>
                  <w:rPrChange w:id="56" w:author="Ramon Casellas" w:date="2025-09-17T14:01:00Z" w16du:dateUtc="2025-09-17T12:01:00Z">
                    <w:rPr/>
                  </w:rPrChange>
                </w:rPr>
                <w:t>-connection-protocols</w:t>
              </w:r>
            </w:ins>
          </w:p>
          <w:p w14:paraId="16F02406" w14:textId="4EE8DE92" w:rsidR="00F113A8" w:rsidRDefault="00F113A8" w:rsidP="00011E5C">
            <w:pPr>
              <w:rPr>
                <w:ins w:id="57" w:author="Ramon Casellas" w:date="2025-09-17T14:04:00Z" w16du:dateUtc="2025-09-17T12:04:00Z"/>
              </w:rPr>
            </w:pPr>
            <w:ins w:id="58" w:author="Ramon Casellas" w:date="2025-09-17T14:04:00Z" w16du:dateUtc="2025-09-17T12:04:00Z">
              <w:r>
                <w:t xml:space="preserve">(note that supported-stream-type is a list with uuid as key). </w:t>
              </w:r>
            </w:ins>
            <w:ins w:id="59" w:author="Ramon Casellas" w:date="2025-09-17T14:13:00Z" w16du:dateUtc="2025-09-17T12:13:00Z">
              <w:r w:rsidR="00FF6266">
                <w:t>See Yang Tree-</w:t>
              </w:r>
              <w:r w:rsidR="00E5151C">
                <w:t>ST-0.2</w:t>
              </w:r>
            </w:ins>
          </w:p>
          <w:p w14:paraId="4D3D8737" w14:textId="55CC3A94" w:rsidR="00F113A8" w:rsidRDefault="00F113A8" w:rsidP="00011E5C">
            <w:pPr>
              <w:rPr>
                <w:ins w:id="60" w:author="Ramon Casellas" w:date="2025-09-17T14:04:00Z" w16du:dateUtc="2025-09-17T12:04:00Z"/>
              </w:rPr>
            </w:pPr>
            <w:ins w:id="61" w:author="Ramon Casellas" w:date="2025-09-17T14:04:00Z" w16du:dateUtc="2025-09-17T12:04:00Z">
              <w:r>
                <w:lastRenderedPageBreak/>
                <w:t>Implementations should retrieve the stream-context object with fields=supported-stream-type(uuid)</w:t>
              </w:r>
            </w:ins>
          </w:p>
          <w:p w14:paraId="61448C51" w14:textId="77777777" w:rsidR="00ED7A56" w:rsidRDefault="00ED7A56" w:rsidP="00C23389">
            <w:pPr>
              <w:rPr>
                <w:ins w:id="62" w:author="Ramon Casellas" w:date="2025-09-17T14:17:00Z" w16du:dateUtc="2025-09-17T12:17:00Z"/>
              </w:rPr>
            </w:pPr>
          </w:p>
          <w:p w14:paraId="5A3A39A4" w14:textId="24F4E010" w:rsidR="00C23389" w:rsidRDefault="00C76957" w:rsidP="00C23389">
            <w:pPr>
              <w:rPr>
                <w:ins w:id="63" w:author="Ramon Casellas" w:date="2025-09-17T14:17:00Z" w16du:dateUtc="2025-09-17T12:17:00Z"/>
                <w:lang w:val="es-ES"/>
              </w:rPr>
            </w:pPr>
            <w:ins w:id="64" w:author="Ramon Casellas" w:date="2025-09-17T14:03:00Z" w16du:dateUtc="2025-09-17T12:03:00Z">
              <w:r>
                <w:t>Note the difference between supported-strea</w:t>
              </w:r>
            </w:ins>
            <w:ins w:id="65" w:author="Ramon Casellas" w:date="2025-09-17T14:04:00Z" w16du:dateUtc="2025-09-17T12:04:00Z">
              <w:r w:rsidR="00F113A8">
                <w:t>m-type and available-stream</w:t>
              </w:r>
              <w:r w:rsidR="00944FF7">
                <w:t xml:space="preserve">. In such case stream-type properties can </w:t>
              </w:r>
            </w:ins>
            <w:ins w:id="66" w:author="Ramon Casellas" w:date="2025-09-17T14:05:00Z" w16du:dateUtc="2025-09-17T12:05:00Z">
              <w:r w:rsidR="00944FF7">
                <w:t>be obtained with a GET in the supported-stream-type=</w:t>
              </w:r>
              <w:proofErr w:type="spellStart"/>
              <w:r w:rsidR="00944FF7">
                <w:t>uuid</w:t>
              </w:r>
              <w:proofErr w:type="spellEnd"/>
              <w:r w:rsidR="00944FF7">
                <w:t xml:space="preserve"> </w:t>
              </w:r>
              <w:r w:rsidR="00C23389">
                <w:t>referred</w:t>
              </w:r>
              <w:r w:rsidR="00944FF7">
                <w:t xml:space="preserve"> to by </w:t>
              </w:r>
            </w:ins>
            <w:proofErr w:type="spellStart"/>
            <w:ins w:id="67" w:author="Ramon Casellas" w:date="2025-09-17T14:05:00Z">
              <w:r w:rsidR="00C23389" w:rsidRPr="00C23389">
                <w:rPr>
                  <w:lang w:val="es-ES"/>
                </w:rPr>
                <w:t>supported-stream-type-uuid</w:t>
              </w:r>
            </w:ins>
            <w:proofErr w:type="spellEnd"/>
          </w:p>
          <w:p w14:paraId="56953CF2" w14:textId="77777777" w:rsidR="00ED7A56" w:rsidRPr="00C23389" w:rsidRDefault="00ED7A56" w:rsidP="00C23389">
            <w:pPr>
              <w:rPr>
                <w:ins w:id="68" w:author="Ramon Casellas" w:date="2025-09-17T14:05:00Z"/>
                <w:lang w:val="es-ES"/>
              </w:rPr>
            </w:pPr>
          </w:p>
          <w:p w14:paraId="6B9D027E" w14:textId="49D0FCC7" w:rsidR="00437CE5" w:rsidRDefault="00B176D7" w:rsidP="00011E5C">
            <w:pPr>
              <w:rPr>
                <w:ins w:id="69" w:author="Ramon Casellas" w:date="2025-09-17T14:16:00Z" w16du:dateUtc="2025-09-17T12:16:00Z"/>
              </w:rPr>
            </w:pPr>
            <w:ins w:id="70" w:author="Ramon Casellas" w:date="2025-09-17T14:15:00Z" w16du:dateUtc="2025-09-17T12:15:00Z">
              <w:r>
                <w:t xml:space="preserve">The list of </w:t>
              </w:r>
            </w:ins>
            <w:ins w:id="71" w:author="Ramon Casellas" w:date="2025-09-17T14:16:00Z" w16du:dateUtc="2025-09-17T12:16:00Z">
              <w:r w:rsidR="00726721">
                <w:t xml:space="preserve">available streams should be obtained from the Yang path </w:t>
              </w:r>
            </w:ins>
          </w:p>
          <w:p w14:paraId="62CAD9F3" w14:textId="3145F699" w:rsidR="00726721" w:rsidRDefault="00726721" w:rsidP="00726721">
            <w:pPr>
              <w:rPr>
                <w:ins w:id="72" w:author="Ramon Casellas" w:date="2025-09-17T14:16:00Z" w16du:dateUtc="2025-09-17T12:16:00Z"/>
                <w:rFonts w:ascii="Verdana" w:hAnsi="Verdana"/>
                <w:sz w:val="20"/>
                <w:szCs w:val="20"/>
              </w:rPr>
            </w:pPr>
            <w:ins w:id="73" w:author="Ramon Casellas" w:date="2025-09-17T14:16:00Z" w16du:dateUtc="2025-09-17T12:16:00Z">
              <w:r>
                <w:rPr>
                  <w:rFonts w:ascii="Verdana" w:hAnsi="Verdana"/>
                  <w:sz w:val="20"/>
                  <w:szCs w:val="20"/>
                </w:rPr>
                <w:t>/</w:t>
              </w:r>
              <w:proofErr w:type="gramStart"/>
              <w:r>
                <w:rPr>
                  <w:rFonts w:ascii="Verdana" w:hAnsi="Verdana"/>
                  <w:sz w:val="20"/>
                  <w:szCs w:val="20"/>
                </w:rPr>
                <w:t>tapi</w:t>
              </w:r>
              <w:proofErr w:type="gramEnd"/>
              <w:r>
                <w:rPr>
                  <w:rFonts w:ascii="Verdana" w:hAnsi="Verdana"/>
                  <w:sz w:val="20"/>
                  <w:szCs w:val="20"/>
                </w:rPr>
                <w:t>-</w:t>
              </w:r>
              <w:proofErr w:type="gramStart"/>
              <w:r>
                <w:rPr>
                  <w:rFonts w:ascii="Verdana" w:hAnsi="Verdana"/>
                  <w:sz w:val="20"/>
                  <w:szCs w:val="20"/>
                </w:rPr>
                <w:t>common:context</w:t>
              </w:r>
              <w:proofErr w:type="gramEnd"/>
              <w:r>
                <w:rPr>
                  <w:rFonts w:ascii="Verdana" w:hAnsi="Verdana"/>
                  <w:sz w:val="20"/>
                  <w:szCs w:val="20"/>
                </w:rPr>
                <w:t>/tapi-</w:t>
              </w:r>
              <w:proofErr w:type="gramStart"/>
              <w:r>
                <w:rPr>
                  <w:rFonts w:ascii="Verdana" w:hAnsi="Verdana"/>
                  <w:sz w:val="20"/>
                  <w:szCs w:val="20"/>
                </w:rPr>
                <w:t>streaming:stream</w:t>
              </w:r>
              <w:proofErr w:type="gramEnd"/>
              <w:r>
                <w:rPr>
                  <w:rFonts w:ascii="Verdana" w:hAnsi="Verdana"/>
                  <w:sz w:val="20"/>
                  <w:szCs w:val="20"/>
                </w:rPr>
                <w:t>-context/tapi-</w:t>
              </w:r>
              <w:proofErr w:type="gramStart"/>
              <w:r>
                <w:rPr>
                  <w:rFonts w:ascii="Verdana" w:hAnsi="Verdana"/>
                  <w:sz w:val="20"/>
                  <w:szCs w:val="20"/>
                </w:rPr>
                <w:t>streaming:available</w:t>
              </w:r>
              <w:proofErr w:type="gramEnd"/>
              <w:r>
                <w:rPr>
                  <w:rFonts w:ascii="Verdana" w:hAnsi="Verdana"/>
                  <w:sz w:val="20"/>
                  <w:szCs w:val="20"/>
                </w:rPr>
                <w:t>-stream</w:t>
              </w:r>
            </w:ins>
          </w:p>
          <w:p w14:paraId="3CEAD02D" w14:textId="0299F385" w:rsidR="00ED7A56" w:rsidRDefault="00726721" w:rsidP="00ED7A56">
            <w:pPr>
              <w:rPr>
                <w:ins w:id="74" w:author="Ramon Casellas" w:date="2025-09-17T14:17:00Z" w16du:dateUtc="2025-09-17T12:17:00Z"/>
              </w:rPr>
            </w:pPr>
            <w:ins w:id="75" w:author="Ramon Casellas" w:date="2025-09-17T14:16:00Z" w16du:dateUtc="2025-09-17T12:16:00Z">
              <w:r>
                <w:t xml:space="preserve">where </w:t>
              </w:r>
              <w:proofErr w:type="gramStart"/>
              <w:r>
                <w:t>available-stream</w:t>
              </w:r>
              <w:proofErr w:type="gramEnd"/>
              <w:r>
                <w:t xml:space="preserve"> is a list indexed by a uuid.</w:t>
              </w:r>
            </w:ins>
            <w:ins w:id="76" w:author="Ramon Casellas" w:date="2025-09-17T14:17:00Z" w16du:dateUtc="2025-09-17T12:17:00Z">
              <w:r w:rsidR="00ED7A56">
                <w:t xml:space="preserve"> Implementations should retrieve the stream-context object with fields=available-stream(uuid)</w:t>
              </w:r>
            </w:ins>
          </w:p>
          <w:p w14:paraId="11F55ED4" w14:textId="17411814" w:rsidR="00726721" w:rsidRDefault="00726721" w:rsidP="00011E5C"/>
          <w:p w14:paraId="4B308A83" w14:textId="075C5A65" w:rsidR="00087CFC" w:rsidRDefault="00087CFC" w:rsidP="00011E5C">
            <w:r>
              <w:t>For all b</w:t>
            </w:r>
            <w:r w:rsidR="00DE5A3D">
              <w:t>ut</w:t>
            </w:r>
            <w:r>
              <w:t xml:space="preserve"> PM </w:t>
            </w:r>
            <w:proofErr w:type="gramStart"/>
            <w:r>
              <w:t xml:space="preserve">streaming </w:t>
            </w:r>
            <w:r w:rsidR="00DE5A3D">
              <w:t>,</w:t>
            </w:r>
            <w:proofErr w:type="gramEnd"/>
            <w:r w:rsidR="00E95221">
              <w:t xml:space="preserve"> </w:t>
            </w:r>
            <w:r>
              <w:t xml:space="preserve">the support should be </w:t>
            </w:r>
            <w:r w:rsidR="00E15A32" w:rsidRPr="00E15A32">
              <w:t>LOG_STORAGE_STRATEGY</w:t>
            </w:r>
            <w:r w:rsidR="00E15A32">
              <w:t>_</w:t>
            </w:r>
            <w:r>
              <w:t>COMPACTED</w:t>
            </w:r>
            <w:r w:rsidR="00FB34DB">
              <w:t xml:space="preserve">, </w:t>
            </w:r>
            <w:r w:rsidR="00FB34DB" w:rsidRPr="006D0516">
              <w:t>RECORD_TRIGGER_ON_CHANGE</w:t>
            </w:r>
            <w:r>
              <w:t xml:space="preserve"> with </w:t>
            </w:r>
            <w:r w:rsidR="00735B54" w:rsidRPr="00FF4408">
              <w:t>LOG_RECORD_STRATEGY_WHOLE_ENTITY</w:t>
            </w:r>
            <w:r w:rsidR="000C5130">
              <w:t>,</w:t>
            </w:r>
            <w:r w:rsidR="00FB34DB">
              <w:t xml:space="preserve"> </w:t>
            </w:r>
            <w:r w:rsidR="00FB34DB" w:rsidRPr="00FB34DB">
              <w:t>LOG_RECORD_STRATEGY_CHANGE_ONLY</w:t>
            </w:r>
            <w:r w:rsidR="000C5130">
              <w:t xml:space="preserve"> or both</w:t>
            </w:r>
            <w:r w:rsidR="00FB34DB">
              <w:t xml:space="preserve">. </w:t>
            </w:r>
          </w:p>
          <w:p w14:paraId="78EA66B5" w14:textId="428F05DA" w:rsidR="00E41715" w:rsidRDefault="00E41715" w:rsidP="00E41715">
            <w:pPr>
              <w:rPr>
                <w:ins w:id="77" w:author="Ramon Casellas" w:date="2025-09-17T13:56:00Z" w16du:dateUtc="2025-09-17T11:56:00Z"/>
              </w:rPr>
            </w:pPr>
            <w:commentRangeStart w:id="78"/>
            <w:r>
              <w:lastRenderedPageBreak/>
              <w:t xml:space="preserve">The supported-stream-type detail should indicate whether </w:t>
            </w:r>
            <w:r w:rsidR="00E80845" w:rsidRPr="00E80845">
              <w:t>CONNECTION_PROTOCOL_WEBSOCKETS</w:t>
            </w:r>
            <w:r>
              <w:t xml:space="preserve"> or </w:t>
            </w:r>
            <w:r w:rsidR="00E80845" w:rsidRPr="00E80845">
              <w:t>CONNECTION_PROTOCOL_</w:t>
            </w:r>
            <w:r w:rsidR="00E80845">
              <w:t>SSE</w:t>
            </w:r>
            <w:r w:rsidR="00DB09E4">
              <w:t xml:space="preserve"> or both</w:t>
            </w:r>
            <w:r>
              <w:t>.</w:t>
            </w:r>
            <w:commentRangeEnd w:id="78"/>
            <w:r>
              <w:rPr>
                <w:rStyle w:val="CommentReference"/>
              </w:rPr>
              <w:commentReference w:id="78"/>
            </w:r>
            <w:r>
              <w:t xml:space="preserve"> </w:t>
            </w:r>
          </w:p>
          <w:p w14:paraId="613FF396" w14:textId="326E74A0" w:rsidR="0046060A" w:rsidRDefault="0046060A" w:rsidP="00E41715">
            <w:ins w:id="79" w:author="Ramon Casellas" w:date="2025-09-17T13:56:00Z" w16du:dateUtc="2025-09-17T11:56:00Z">
              <w:r>
                <w:t xml:space="preserve">For TAPI 2.6 </w:t>
              </w:r>
              <w:r w:rsidR="00A6228B">
                <w:t>support</w:t>
              </w:r>
            </w:ins>
            <w:ins w:id="80" w:author="Ramon Casellas" w:date="2025-09-17T13:57:00Z" w16du:dateUtc="2025-09-17T11:57:00Z">
              <w:r w:rsidR="00A6228B">
                <w:t>ed-stream-type should include CONNECTION_PROTOCOL_GNMI</w:t>
              </w:r>
            </w:ins>
          </w:p>
          <w:p w14:paraId="60754757" w14:textId="77777777" w:rsidR="00E41715" w:rsidRDefault="00E41715" w:rsidP="00011E5C">
            <w:r>
              <w:t xml:space="preserve">The streams should be seen to be in an appropriate state. </w:t>
            </w:r>
          </w:p>
          <w:p w14:paraId="4D29BE93" w14:textId="5C59EC79" w:rsidR="000C5130" w:rsidRDefault="00087CFC" w:rsidP="00011E5C">
            <w:r>
              <w:t>For PM streaming the support should be</w:t>
            </w:r>
            <w:r w:rsidR="00E41715">
              <w:t xml:space="preserve"> </w:t>
            </w:r>
            <w:r w:rsidR="00DB09E4" w:rsidRPr="00E15A32">
              <w:t>LOG_STORAGE_STRATEGY</w:t>
            </w:r>
            <w:r w:rsidR="00DB09E4">
              <w:t>_</w:t>
            </w:r>
            <w:r w:rsidR="00866BFA">
              <w:t>TRUNCATED</w:t>
            </w:r>
            <w:r w:rsidR="00DB09E4">
              <w:t>,</w:t>
            </w:r>
            <w:r w:rsidR="00DB09E4" w:rsidRPr="005E348E">
              <w:t xml:space="preserve"> </w:t>
            </w:r>
            <w:r w:rsidR="00E95221" w:rsidRPr="00E95221">
              <w:t>RECORD_TRIGGER_PERIODIC</w:t>
            </w:r>
            <w:r w:rsidR="00E95221">
              <w:t>, L</w:t>
            </w:r>
            <w:r w:rsidR="00E95221" w:rsidRPr="00FF4408">
              <w:t>OG_RECORD_STRATEGY_WHOLE_ENTITY</w:t>
            </w:r>
            <w:r w:rsidR="00842075">
              <w:t>.</w:t>
            </w:r>
          </w:p>
          <w:p w14:paraId="4EF19326" w14:textId="096B8356" w:rsidR="000C5130" w:rsidRDefault="000C5130" w:rsidP="00011E5C">
            <w:r>
              <w:t xml:space="preserve">The supported-stream-type detail should indicate that the stream is </w:t>
            </w:r>
            <w:r w:rsidRPr="005E348E">
              <w:t>CONNECTION_PROTOCOL_GNMI</w:t>
            </w:r>
            <w:r>
              <w:t xml:space="preserve"> with </w:t>
            </w:r>
            <w:r w:rsidRPr="00CF7ED7">
              <w:t>ENCODING_FORMAT_PROTOBUF</w:t>
            </w:r>
            <w:r>
              <w:t xml:space="preserve">. </w:t>
            </w:r>
            <w:commentRangeStart w:id="81"/>
            <w:commentRangeEnd w:id="81"/>
            <w:r>
              <w:rPr>
                <w:rStyle w:val="CommentReference"/>
              </w:rPr>
              <w:commentReference w:id="81"/>
            </w:r>
          </w:p>
          <w:p w14:paraId="4B47E65A" w14:textId="1E676872" w:rsidR="00087CFC" w:rsidRPr="001649AB" w:rsidRDefault="00087CFC" w:rsidP="00011E5C"/>
        </w:tc>
      </w:tr>
      <w:tr w:rsidR="0077739F" w:rsidRPr="001649AB" w14:paraId="2DF08355"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631DBEED" w14:textId="2079C25D" w:rsidR="0077739F" w:rsidRPr="001649AB" w:rsidRDefault="0077739F" w:rsidP="0077739F">
            <w:r w:rsidRPr="001649AB">
              <w:lastRenderedPageBreak/>
              <w:t>2.9.</w:t>
            </w:r>
            <w:r w:rsidR="00DE5A3D">
              <w:t>3</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3280B7" w14:textId="77777777" w:rsidR="0077739F" w:rsidRPr="001649AB" w:rsidRDefault="0077739F" w:rsidP="0077739F">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37808E33" w14:textId="6FFC1A87" w:rsidR="0077739F" w:rsidRPr="001649AB" w:rsidRDefault="0077739F" w:rsidP="0077739F">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59DC0A53" w14:textId="28152294" w:rsidR="0077739F" w:rsidRPr="001649AB" w:rsidRDefault="0077739F" w:rsidP="0077739F">
            <w:r w:rsidRPr="001649AB">
              <w:t>Use Case ST-0.3: Connect to Stream and align - new client </w:t>
            </w:r>
            <w:r w:rsidR="0026780F">
              <w:t>(specific stream)</w:t>
            </w:r>
          </w:p>
        </w:tc>
        <w:tc>
          <w:tcPr>
            <w:tcW w:w="5632" w:type="dxa"/>
            <w:tcBorders>
              <w:top w:val="nil"/>
              <w:left w:val="nil"/>
              <w:bottom w:val="single" w:sz="8" w:space="0" w:color="BFBFBF"/>
              <w:right w:val="single" w:sz="8" w:space="0" w:color="auto"/>
            </w:tcBorders>
            <w:shd w:val="clear" w:color="auto" w:fill="EDEDED"/>
          </w:tcPr>
          <w:p w14:paraId="6C35E92E" w14:textId="17B73DC0" w:rsidR="00DE5A3D" w:rsidRDefault="00DE5A3D" w:rsidP="00DE5A3D">
            <w:r>
              <w:t>This test assumes that the</w:t>
            </w:r>
            <w:ins w:id="82" w:author="Ramon Casellas" w:date="2025-09-17T14:15:00Z" w16du:dateUtc="2025-09-17T12:15:00Z">
              <w:r w:rsidR="008E7896">
                <w:t xml:space="preserve"> relevant</w:t>
              </w:r>
            </w:ins>
            <w:r>
              <w:t xml:space="preserve"> stream</w:t>
            </w:r>
            <w:ins w:id="83" w:author="Ramon Casellas" w:date="2025-09-17T14:15:00Z" w16du:dateUtc="2025-09-17T12:15:00Z">
              <w:r w:rsidR="008E7896">
                <w:t xml:space="preserve"> type</w:t>
              </w:r>
            </w:ins>
            <w:r>
              <w:t xml:space="preserve"> is </w:t>
            </w:r>
            <w:del w:id="84" w:author="Ramon Casellas" w:date="2025-09-17T14:15:00Z" w16du:dateUtc="2025-09-17T12:15:00Z">
              <w:r w:rsidDel="008E7896">
                <w:delText xml:space="preserve">already </w:delText>
              </w:r>
            </w:del>
            <w:ins w:id="85" w:author="Ramon Casellas" w:date="2025-09-17T14:15:00Z" w16du:dateUtc="2025-09-17T12:15:00Z">
              <w:r w:rsidR="008E7896">
                <w:t xml:space="preserve">included </w:t>
              </w:r>
            </w:ins>
            <w:r>
              <w:t xml:space="preserve">in the supported-stream-type structure, that </w:t>
            </w:r>
            <w:del w:id="86" w:author="Ramon Casellas" w:date="2025-09-17T14:15:00Z" w16du:dateUtc="2025-09-17T12:15:00Z">
              <w:r w:rsidDel="008E7896">
                <w:delText>it</w:delText>
              </w:r>
            </w:del>
            <w:ins w:id="87" w:author="Ramon Casellas" w:date="2025-09-17T14:15:00Z" w16du:dateUtc="2025-09-17T12:15:00Z">
              <w:r w:rsidR="008E7896">
                <w:t>the actual stream instance</w:t>
              </w:r>
            </w:ins>
            <w:r>
              <w:t xml:space="preserve"> is already in the available-stream</w:t>
            </w:r>
            <w:del w:id="88" w:author="Ramon Casellas" w:date="2025-09-17T14:06:00Z" w16du:dateUtc="2025-09-17T12:06:00Z">
              <w:r w:rsidDel="0016704C">
                <w:delText>-</w:delText>
              </w:r>
            </w:del>
            <w:ins w:id="89" w:author="Ramon Casellas" w:date="2025-09-17T14:06:00Z" w16du:dateUtc="2025-09-17T12:06:00Z">
              <w:r w:rsidR="0016704C">
                <w:t xml:space="preserve"> </w:t>
              </w:r>
            </w:ins>
            <w:r>
              <w:t>structure and that it is running.</w:t>
            </w:r>
          </w:p>
          <w:p w14:paraId="3EE47F78" w14:textId="245CB779" w:rsidR="0077739F" w:rsidRDefault="0077739F" w:rsidP="0077739F">
            <w:r>
              <w:t xml:space="preserve">This </w:t>
            </w:r>
            <w:r w:rsidR="002937F2">
              <w:t xml:space="preserve">Use Cases </w:t>
            </w:r>
            <w:r>
              <w:t xml:space="preserve">should be </w:t>
            </w:r>
            <w:r w:rsidR="007C2FDA">
              <w:t>validated</w:t>
            </w:r>
            <w:r>
              <w:t xml:space="preserve"> for all streams separately</w:t>
            </w:r>
            <w:r w:rsidR="00DE5A3D">
              <w:t xml:space="preserve"> (see later test detail)</w:t>
            </w:r>
          </w:p>
          <w:p w14:paraId="5563AEC6" w14:textId="409D2207" w:rsidR="0077739F" w:rsidRDefault="007C2FDA" w:rsidP="0077739F">
            <w:r>
              <w:lastRenderedPageBreak/>
              <w:t>In this test cases a</w:t>
            </w:r>
            <w:r w:rsidR="0077739F">
              <w:t xml:space="preserve"> specific stream </w:t>
            </w:r>
            <w:r>
              <w:t>is</w:t>
            </w:r>
            <w:r w:rsidR="0077739F">
              <w:t xml:space="preserve"> chosen to validate the detailed operation is correct</w:t>
            </w:r>
            <w:commentRangeStart w:id="90"/>
            <w:commentRangeStart w:id="91"/>
            <w:r w:rsidR="00980E4B">
              <w:t xml:space="preserve">. It is proposed that the alarm stream </w:t>
            </w:r>
            <w:ins w:id="92" w:author="Davis, Nigel" w:date="2025-10-14T13:30:00Z" w16du:dateUtc="2025-10-14T12:30:00Z">
              <w:r w:rsidR="004B049D">
                <w:t xml:space="preserve">(as specified in TR-548 section 4) </w:t>
              </w:r>
            </w:ins>
            <w:r w:rsidR="00980E4B">
              <w:t>is used.</w:t>
            </w:r>
            <w:commentRangeEnd w:id="90"/>
            <w:r w:rsidR="007B6493">
              <w:rPr>
                <w:rStyle w:val="CommentReference"/>
              </w:rPr>
              <w:commentReference w:id="90"/>
            </w:r>
            <w:commentRangeEnd w:id="91"/>
            <w:r w:rsidR="00573AF0">
              <w:rPr>
                <w:rStyle w:val="CommentReference"/>
              </w:rPr>
              <w:commentReference w:id="91"/>
            </w:r>
          </w:p>
          <w:p w14:paraId="56DDB036" w14:textId="4A15ED9D" w:rsidR="0077739F" w:rsidRDefault="0077739F" w:rsidP="0077739F">
            <w:r>
              <w:t xml:space="preserve">The precise sequence of the use case should be tested. </w:t>
            </w:r>
          </w:p>
          <w:p w14:paraId="4FB7E89A" w14:textId="011D5338" w:rsidR="0077739F" w:rsidRDefault="0077739F" w:rsidP="0077739F">
            <w:r>
              <w:t xml:space="preserve">The </w:t>
            </w:r>
            <w:r w:rsidR="00AC75F7">
              <w:t xml:space="preserve">stream </w:t>
            </w:r>
            <w:r>
              <w:t>connection should be made using the address for the stream received in ST-0.2.</w:t>
            </w:r>
          </w:p>
          <w:p w14:paraId="0253EB9F" w14:textId="1ECD1E89" w:rsidR="0077739F" w:rsidRDefault="0077739F" w:rsidP="0077739F">
            <w:r>
              <w:t xml:space="preserve">The test client behaviour is assumed to be as per the use case. </w:t>
            </w:r>
          </w:p>
          <w:p w14:paraId="6595FA20" w14:textId="266AD5BA" w:rsidR="0077739F" w:rsidRDefault="0077739F" w:rsidP="0077739F">
            <w:r>
              <w:t xml:space="preserve">The network and client will be scaled </w:t>
            </w:r>
            <w:proofErr w:type="gramStart"/>
            <w:r>
              <w:t>so as to</w:t>
            </w:r>
            <w:proofErr w:type="gramEnd"/>
            <w:r>
              <w:t xml:space="preserve"> ensure that steps (6) and (7) in the use case can be successful.</w:t>
            </w:r>
          </w:p>
          <w:p w14:paraId="11CE06C0" w14:textId="527500AF" w:rsidR="00772EDB" w:rsidRDefault="00772EDB" w:rsidP="0077739F">
            <w:r>
              <w:t xml:space="preserve">If the solution supports </w:t>
            </w:r>
            <w:r w:rsidRPr="00FB34DB">
              <w:t>LOG_RECORD_STRATEGY_CHANGE_ONLY</w:t>
            </w:r>
            <w:r>
              <w:t xml:space="preserve"> for some streams</w:t>
            </w:r>
            <w:r w:rsidR="00AC06A0">
              <w:t>,</w:t>
            </w:r>
            <w:r>
              <w:t xml:space="preserve"> then one will need to be chosen to run this test.</w:t>
            </w:r>
          </w:p>
          <w:p w14:paraId="74CB6A7E" w14:textId="45E89057" w:rsidR="0077739F" w:rsidRDefault="0077739F" w:rsidP="0077739F">
            <w:commentRangeStart w:id="93"/>
            <w:commentRangeStart w:id="94"/>
            <w:r>
              <w:t xml:space="preserve">For CHANGE_ONLY testing the stream content will need to be appropriately set up. This will require careful network preparation with at least one property recently changed from a prior known state. Another known property will also have been changed from the </w:t>
            </w:r>
            <w:r>
              <w:lastRenderedPageBreak/>
              <w:t>created state some while before the tests are performed such that it is in the compaction zone.</w:t>
            </w:r>
            <w:commentRangeEnd w:id="93"/>
            <w:r>
              <w:rPr>
                <w:rStyle w:val="CommentReference"/>
              </w:rPr>
              <w:commentReference w:id="93"/>
            </w:r>
            <w:commentRangeEnd w:id="94"/>
            <w:r>
              <w:rPr>
                <w:rStyle w:val="CommentReference"/>
              </w:rPr>
              <w:commentReference w:id="94"/>
            </w:r>
          </w:p>
          <w:p w14:paraId="087DCFE2" w14:textId="1C747C02" w:rsidR="0077739F" w:rsidRDefault="0077739F" w:rsidP="0077739F">
            <w:r>
              <w:t>A valid operational usage is to start the stream from latest. This should also be tested in this test cycle, although it is currently P3 as there is not a complete description in TR-548 of this specific usage.</w:t>
            </w:r>
          </w:p>
          <w:p w14:paraId="35DEDA70" w14:textId="17B85626" w:rsidR="0077739F" w:rsidRDefault="0077739F" w:rsidP="0077739F">
            <w:r>
              <w:t>This test should be performed with a quiescent network exhibiting zero change such that the stream is silent at the end of the test.</w:t>
            </w:r>
          </w:p>
          <w:p w14:paraId="3C6D15B3" w14:textId="00F60C43" w:rsidR="00BE6872" w:rsidRDefault="00BE6872" w:rsidP="0077739F">
            <w:r>
              <w:t>Th</w:t>
            </w:r>
            <w:r w:rsidR="008A56EB">
              <w:t xml:space="preserve">is test just validates the </w:t>
            </w:r>
            <w:r w:rsidR="00FA0BE2">
              <w:t>overall operation of the stream. The</w:t>
            </w:r>
            <w:r w:rsidR="008A56EB">
              <w:t xml:space="preserve"> actual content of the stream will not be validated by this test</w:t>
            </w:r>
            <w:r w:rsidR="00FA0BE2">
              <w:t>. The content is validated in a later test.</w:t>
            </w:r>
          </w:p>
          <w:p w14:paraId="6984FD26" w14:textId="77ACF4BB" w:rsidR="0077739F" w:rsidRPr="001649AB" w:rsidRDefault="0077739F" w:rsidP="0077739F"/>
        </w:tc>
      </w:tr>
      <w:tr w:rsidR="00E0421E" w:rsidRPr="001649AB" w14:paraId="618E028B" w14:textId="77777777" w:rsidTr="006911E5">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1E6ED2FE" w14:textId="76F687C0" w:rsidR="00E0421E" w:rsidRPr="001649AB" w:rsidRDefault="00E0421E" w:rsidP="00011E5C">
            <w:r w:rsidRPr="001649AB">
              <w:lastRenderedPageBreak/>
              <w:t>2.9.</w:t>
            </w:r>
            <w:r>
              <w:t>4</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1CA11DA3" w14:textId="77777777" w:rsidR="00E0421E" w:rsidRPr="001649AB" w:rsidRDefault="00E0421E" w:rsidP="00011E5C">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6BFAB501" w14:textId="77777777" w:rsidR="00E0421E" w:rsidRPr="001649AB" w:rsidRDefault="00E0421E" w:rsidP="00011E5C">
            <w:r w:rsidRPr="001649AB">
              <w:t>P</w:t>
            </w:r>
            <w:r>
              <w:t>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0BFEC973" w14:textId="77777777" w:rsidR="00E0421E" w:rsidRPr="001649AB" w:rsidRDefault="00E0421E" w:rsidP="00011E5C">
            <w:r w:rsidRPr="001649AB">
              <w:t xml:space="preserve">Use Case ST-0.4: </w:t>
            </w:r>
            <w:bookmarkStart w:id="95" w:name="_Hlk203470925"/>
            <w:r w:rsidRPr="001649AB">
              <w:t>Client maintains idle connection</w:t>
            </w:r>
            <w:bookmarkEnd w:id="95"/>
          </w:p>
        </w:tc>
        <w:tc>
          <w:tcPr>
            <w:tcW w:w="5632" w:type="dxa"/>
            <w:tcBorders>
              <w:top w:val="nil"/>
              <w:left w:val="nil"/>
              <w:bottom w:val="single" w:sz="8" w:space="0" w:color="BFBFBF"/>
              <w:right w:val="single" w:sz="8" w:space="0" w:color="auto"/>
            </w:tcBorders>
          </w:tcPr>
          <w:p w14:paraId="4882EB69" w14:textId="66A3F5B0" w:rsidR="002F4E8B" w:rsidRPr="001649AB" w:rsidRDefault="00E0421E" w:rsidP="00A94D6D">
            <w:r>
              <w:t>The test client sends a pong frames to maintain the connection. The client stops sending pong frames, the connection should be closed by the provider requiring full reconnection.</w:t>
            </w:r>
          </w:p>
        </w:tc>
      </w:tr>
      <w:tr w:rsidR="00BB6F9A" w:rsidRPr="001649AB" w14:paraId="16515873" w14:textId="77777777" w:rsidTr="006911E5">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tcPr>
          <w:p w14:paraId="3B5B8566" w14:textId="4CAF0B38" w:rsidR="00BB6F9A" w:rsidRPr="001649AB" w:rsidRDefault="00BB6F9A" w:rsidP="0077739F">
            <w:r>
              <w:t>2.9.</w:t>
            </w:r>
            <w:r w:rsidR="00E0421E">
              <w:t>5</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tcPr>
          <w:p w14:paraId="41196D27" w14:textId="2A6DBDA0" w:rsidR="00BB6F9A" w:rsidRPr="001649AB" w:rsidRDefault="00BB6F9A" w:rsidP="0077739F">
            <w:r>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tcPr>
          <w:p w14:paraId="077D3582" w14:textId="4263D1C5" w:rsidR="00BB6F9A" w:rsidRPr="001649AB" w:rsidRDefault="00BB6F9A" w:rsidP="0077739F">
            <w:r>
              <w:t>P1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tcPr>
          <w:p w14:paraId="697A6283" w14:textId="1C0197A9" w:rsidR="00BB6F9A" w:rsidRPr="001649AB" w:rsidRDefault="002937F2" w:rsidP="0077739F">
            <w:r w:rsidRPr="001649AB">
              <w:t>Use Case ST-0.3: Connect to Stream and align - new client </w:t>
            </w:r>
            <w:r w:rsidR="0026780F">
              <w:t>(all streams)</w:t>
            </w:r>
          </w:p>
        </w:tc>
        <w:tc>
          <w:tcPr>
            <w:tcW w:w="5632" w:type="dxa"/>
            <w:tcBorders>
              <w:top w:val="nil"/>
              <w:left w:val="nil"/>
              <w:bottom w:val="single" w:sz="8" w:space="0" w:color="BFBFBF"/>
              <w:right w:val="single" w:sz="8" w:space="0" w:color="auto"/>
            </w:tcBorders>
          </w:tcPr>
          <w:p w14:paraId="614E3BF4" w14:textId="77777777" w:rsidR="000D1290" w:rsidRDefault="000D1290" w:rsidP="000D1290">
            <w:r>
              <w:t>This test assumes that the stream is already in the supported-stream-type structure, that it is already in the available-stream-structure and that it is running.</w:t>
            </w:r>
          </w:p>
          <w:p w14:paraId="4E19D2BE" w14:textId="76D97F17" w:rsidR="00BB6F9A" w:rsidRDefault="002937F2" w:rsidP="0077739F">
            <w:r>
              <w:lastRenderedPageBreak/>
              <w:t xml:space="preserve">Validate content for all streams for all </w:t>
            </w:r>
            <w:r w:rsidR="00246A23">
              <w:t>supported</w:t>
            </w:r>
            <w:r>
              <w:t xml:space="preserve"> entities.</w:t>
            </w:r>
            <w:r w:rsidR="000D1290">
              <w:t xml:space="preserve"> </w:t>
            </w:r>
          </w:p>
          <w:p w14:paraId="580139E1" w14:textId="31B7435D" w:rsidR="000D1290" w:rsidRDefault="000D1290" w:rsidP="0077739F">
            <w:r>
              <w:t>Validation is performed by comparing the stream output with the information from the corresponding RESTCONF GET. It is assumed that the RESTCONF validation has successfully proven the correctness of the data structures with respect to the network etc.</w:t>
            </w:r>
            <w:r w:rsidR="00547814">
              <w:t xml:space="preserve"> It is not intended that this test validates the correctness of the content </w:t>
            </w:r>
            <w:proofErr w:type="spellStart"/>
            <w:r w:rsidR="00547814">
              <w:t>wrt</w:t>
            </w:r>
            <w:proofErr w:type="spellEnd"/>
            <w:r w:rsidR="00547814">
              <w:t xml:space="preserve"> the </w:t>
            </w:r>
            <w:r w:rsidR="0019735E">
              <w:t>network, the test is successful if the content is the same as th</w:t>
            </w:r>
            <w:r w:rsidR="009634CB">
              <w:t xml:space="preserve">at derived via RESTCONF (accounting for the distinction between the RESTCONF tree retrieval and the stream </w:t>
            </w:r>
            <w:r w:rsidR="00BE6872">
              <w:t>entity propagation.</w:t>
            </w:r>
          </w:p>
          <w:p w14:paraId="51F8396C" w14:textId="25F46389" w:rsidR="00A90F4F" w:rsidRDefault="00A90F4F" w:rsidP="0077739F">
            <w:r>
              <w:t>The test is applied for all supported technologies (as the streams will provide data on all).</w:t>
            </w:r>
          </w:p>
          <w:p w14:paraId="39544C44" w14:textId="77777777" w:rsidR="000D1290" w:rsidRDefault="000D1290" w:rsidP="0077739F">
            <w:r>
              <w:t xml:space="preserve">A stream that produces data that is essentially the same as that from the corresponding RESTCONF GETs is considered as passing the </w:t>
            </w:r>
            <w:r w:rsidR="00C8028C">
              <w:t>streaming test (i.e., even if the RESTCONF data has errors in it.</w:t>
            </w:r>
          </w:p>
          <w:p w14:paraId="2677276B" w14:textId="77777777" w:rsidR="00492969" w:rsidRDefault="00A94D6D" w:rsidP="00394064">
            <w:pPr>
              <w:pStyle w:val="ListParagraph"/>
              <w:numPr>
                <w:ilvl w:val="3"/>
                <w:numId w:val="37"/>
              </w:numPr>
            </w:pPr>
            <w:bookmarkStart w:id="96" w:name="_Hlk203471258"/>
            <w:r>
              <w:t>Alarms</w:t>
            </w:r>
            <w:r w:rsidR="00492969">
              <w:t xml:space="preserve"> (P1)</w:t>
            </w:r>
          </w:p>
          <w:p w14:paraId="41377217" w14:textId="19888C32" w:rsidR="000C2F18" w:rsidRDefault="00A94D6D" w:rsidP="00492969">
            <w:pPr>
              <w:pStyle w:val="ListParagraph"/>
              <w:ind w:left="1440"/>
            </w:pPr>
            <w:r>
              <w:t>not</w:t>
            </w:r>
            <w:r w:rsidR="00955B6F">
              <w:t>e</w:t>
            </w:r>
            <w:r>
              <w:t xml:space="preserve"> that there may be no RESTCONF comparison hence the alarms must be validated against those known to be in the network)</w:t>
            </w:r>
          </w:p>
          <w:p w14:paraId="50E358B2" w14:textId="503BCB44" w:rsidR="00A94D6D" w:rsidRDefault="00A94D6D" w:rsidP="00394064">
            <w:pPr>
              <w:pStyle w:val="ListParagraph"/>
              <w:numPr>
                <w:ilvl w:val="3"/>
                <w:numId w:val="37"/>
              </w:numPr>
            </w:pPr>
            <w:r>
              <w:lastRenderedPageBreak/>
              <w:t>Topology (P</w:t>
            </w:r>
            <w:r w:rsidR="00492969">
              <w:t>3</w:t>
            </w:r>
            <w:r>
              <w:t>) As there is only one topology</w:t>
            </w:r>
          </w:p>
          <w:p w14:paraId="3CCE74EA" w14:textId="45552CF9" w:rsidR="00A94D6D" w:rsidRDefault="00A94D6D" w:rsidP="00394064">
            <w:pPr>
              <w:pStyle w:val="ListParagraph"/>
              <w:numPr>
                <w:ilvl w:val="3"/>
                <w:numId w:val="37"/>
              </w:numPr>
            </w:pPr>
            <w:r>
              <w:t>Node</w:t>
            </w:r>
            <w:r w:rsidR="00492969">
              <w:t xml:space="preserve"> (P2)</w:t>
            </w:r>
          </w:p>
          <w:p w14:paraId="5767FD16" w14:textId="4D4576B6" w:rsidR="00A94D6D" w:rsidRDefault="00A94D6D" w:rsidP="00394064">
            <w:pPr>
              <w:pStyle w:val="ListParagraph"/>
              <w:numPr>
                <w:ilvl w:val="3"/>
                <w:numId w:val="37"/>
              </w:numPr>
            </w:pPr>
            <w:r>
              <w:t>NEP</w:t>
            </w:r>
            <w:r w:rsidR="00492969">
              <w:t xml:space="preserve"> (P2)</w:t>
            </w:r>
          </w:p>
          <w:p w14:paraId="4B652B27" w14:textId="5B80977C" w:rsidR="00A94D6D" w:rsidRDefault="00A94D6D" w:rsidP="00394064">
            <w:pPr>
              <w:pStyle w:val="ListParagraph"/>
              <w:numPr>
                <w:ilvl w:val="3"/>
                <w:numId w:val="37"/>
              </w:numPr>
            </w:pPr>
            <w:r>
              <w:t>Link</w:t>
            </w:r>
            <w:r w:rsidR="00492969">
              <w:t xml:space="preserve"> (P2)</w:t>
            </w:r>
          </w:p>
          <w:p w14:paraId="0335622B" w14:textId="7C00E592" w:rsidR="00A94D6D" w:rsidRDefault="00A94D6D" w:rsidP="00394064">
            <w:pPr>
              <w:pStyle w:val="ListParagraph"/>
              <w:numPr>
                <w:ilvl w:val="3"/>
                <w:numId w:val="37"/>
              </w:numPr>
            </w:pPr>
            <w:r>
              <w:t>CEP</w:t>
            </w:r>
            <w:r w:rsidR="00492969">
              <w:t xml:space="preserve"> (P2)</w:t>
            </w:r>
          </w:p>
          <w:p w14:paraId="3203CDC9" w14:textId="65DDD566" w:rsidR="00A94D6D" w:rsidRDefault="00A94D6D" w:rsidP="00394064">
            <w:pPr>
              <w:pStyle w:val="ListParagraph"/>
              <w:numPr>
                <w:ilvl w:val="3"/>
                <w:numId w:val="37"/>
              </w:numPr>
            </w:pPr>
            <w:r>
              <w:t>Connection</w:t>
            </w:r>
            <w:r w:rsidR="00492969">
              <w:t xml:space="preserve"> (P</w:t>
            </w:r>
            <w:r w:rsidR="00965A11">
              <w:t>2</w:t>
            </w:r>
            <w:r w:rsidR="00492969">
              <w:t>)</w:t>
            </w:r>
          </w:p>
          <w:p w14:paraId="56FA5A68" w14:textId="75C3A00D" w:rsidR="00A94D6D" w:rsidRDefault="009B0C81" w:rsidP="00394064">
            <w:pPr>
              <w:pStyle w:val="ListParagraph"/>
              <w:numPr>
                <w:ilvl w:val="3"/>
                <w:numId w:val="37"/>
              </w:numPr>
            </w:pPr>
            <w:proofErr w:type="spellStart"/>
            <w:r>
              <w:t>SwitchControl</w:t>
            </w:r>
            <w:proofErr w:type="spellEnd"/>
            <w:r w:rsidR="00492969">
              <w:t xml:space="preserve"> (P</w:t>
            </w:r>
            <w:r w:rsidR="00B02914">
              <w:t>3</w:t>
            </w:r>
            <w:r w:rsidR="00492969">
              <w:t>)</w:t>
            </w:r>
          </w:p>
          <w:p w14:paraId="5D6B3613" w14:textId="4E7595E6" w:rsidR="00A94D6D" w:rsidRDefault="00A94D6D" w:rsidP="00394064">
            <w:pPr>
              <w:pStyle w:val="ListParagraph"/>
              <w:numPr>
                <w:ilvl w:val="3"/>
                <w:numId w:val="37"/>
              </w:numPr>
            </w:pPr>
            <w:r>
              <w:t>SIP</w:t>
            </w:r>
            <w:r w:rsidR="00492969">
              <w:t xml:space="preserve"> (P2)</w:t>
            </w:r>
          </w:p>
          <w:p w14:paraId="75065F20" w14:textId="5BEB5AE2" w:rsidR="00A94D6D" w:rsidRDefault="00A94D6D" w:rsidP="00394064">
            <w:pPr>
              <w:pStyle w:val="ListParagraph"/>
              <w:numPr>
                <w:ilvl w:val="3"/>
                <w:numId w:val="37"/>
              </w:numPr>
            </w:pPr>
            <w:r>
              <w:t>connectivity services</w:t>
            </w:r>
            <w:r w:rsidR="00492969">
              <w:t xml:space="preserve"> (P2)</w:t>
            </w:r>
          </w:p>
          <w:p w14:paraId="107C41DE" w14:textId="158C3A94" w:rsidR="00A94D6D" w:rsidRPr="00E23322" w:rsidRDefault="00A94D6D" w:rsidP="00394064">
            <w:pPr>
              <w:pStyle w:val="ListParagraph"/>
              <w:numPr>
                <w:ilvl w:val="3"/>
                <w:numId w:val="37"/>
              </w:numPr>
              <w:rPr>
                <w:color w:val="FF0000"/>
              </w:rPr>
            </w:pPr>
            <w:r w:rsidRPr="00E23322">
              <w:rPr>
                <w:color w:val="FF0000"/>
              </w:rPr>
              <w:t>Path</w:t>
            </w:r>
            <w:r w:rsidR="00492969" w:rsidRPr="00E23322">
              <w:rPr>
                <w:color w:val="FF0000"/>
              </w:rPr>
              <w:t xml:space="preserve"> (P3)</w:t>
            </w:r>
          </w:p>
          <w:p w14:paraId="09F7A337" w14:textId="1FAC11E9" w:rsidR="00A94D6D" w:rsidRPr="00E23322" w:rsidRDefault="00A94D6D" w:rsidP="00394064">
            <w:pPr>
              <w:pStyle w:val="ListParagraph"/>
              <w:numPr>
                <w:ilvl w:val="3"/>
                <w:numId w:val="37"/>
              </w:numPr>
              <w:rPr>
                <w:color w:val="FF0000"/>
              </w:rPr>
            </w:pPr>
            <w:r w:rsidRPr="00E23322">
              <w:rPr>
                <w:color w:val="FF0000"/>
              </w:rPr>
              <w:t>path set</w:t>
            </w:r>
            <w:r w:rsidR="00492969" w:rsidRPr="00E23322">
              <w:rPr>
                <w:color w:val="FF0000"/>
              </w:rPr>
              <w:t xml:space="preserve"> (</w:t>
            </w:r>
            <w:r w:rsidR="007677D0" w:rsidRPr="00E23322">
              <w:rPr>
                <w:color w:val="FF0000"/>
              </w:rPr>
              <w:t>P3)</w:t>
            </w:r>
          </w:p>
          <w:p w14:paraId="7C3D25FB" w14:textId="76102BD1" w:rsidR="00A94D6D" w:rsidRDefault="00A94D6D" w:rsidP="00394064">
            <w:pPr>
              <w:pStyle w:val="ListParagraph"/>
              <w:numPr>
                <w:ilvl w:val="3"/>
                <w:numId w:val="37"/>
              </w:numPr>
            </w:pPr>
            <w:r>
              <w:t>Device</w:t>
            </w:r>
            <w:r w:rsidR="007677D0">
              <w:t xml:space="preserve"> (P2)</w:t>
            </w:r>
          </w:p>
          <w:p w14:paraId="50E70671" w14:textId="4C2233D4" w:rsidR="00A94D6D" w:rsidRDefault="00A94D6D" w:rsidP="00394064">
            <w:pPr>
              <w:pStyle w:val="ListParagraph"/>
              <w:numPr>
                <w:ilvl w:val="3"/>
                <w:numId w:val="37"/>
              </w:numPr>
            </w:pPr>
            <w:r>
              <w:t>Equipment</w:t>
            </w:r>
            <w:r w:rsidR="007677D0">
              <w:t xml:space="preserve"> (P2)</w:t>
            </w:r>
          </w:p>
          <w:p w14:paraId="49EF0B6B" w14:textId="5D1BBDAC" w:rsidR="00A94D6D" w:rsidRDefault="00A94D6D" w:rsidP="00394064">
            <w:pPr>
              <w:pStyle w:val="ListParagraph"/>
              <w:numPr>
                <w:ilvl w:val="3"/>
                <w:numId w:val="37"/>
              </w:numPr>
            </w:pPr>
            <w:r>
              <w:t>Equipment Holders</w:t>
            </w:r>
            <w:r w:rsidR="007677D0">
              <w:t xml:space="preserve"> (P2)</w:t>
            </w:r>
          </w:p>
          <w:p w14:paraId="7295F710" w14:textId="37B850A3" w:rsidR="00A94D6D" w:rsidRDefault="00A94D6D" w:rsidP="00394064">
            <w:pPr>
              <w:pStyle w:val="ListParagraph"/>
              <w:numPr>
                <w:ilvl w:val="3"/>
                <w:numId w:val="37"/>
              </w:numPr>
            </w:pPr>
            <w:r>
              <w:t>Access Ports</w:t>
            </w:r>
            <w:r w:rsidR="007677D0">
              <w:t xml:space="preserve"> (P2)</w:t>
            </w:r>
          </w:p>
          <w:p w14:paraId="7F38D04D" w14:textId="76EC0F44" w:rsidR="007677D0" w:rsidRDefault="00A94D6D" w:rsidP="00394064">
            <w:pPr>
              <w:pStyle w:val="ListParagraph"/>
              <w:numPr>
                <w:ilvl w:val="3"/>
                <w:numId w:val="37"/>
              </w:numPr>
            </w:pPr>
            <w:r>
              <w:t xml:space="preserve">PMs </w:t>
            </w:r>
            <w:r w:rsidR="001E7F6C">
              <w:t>(P3)</w:t>
            </w:r>
          </w:p>
          <w:p w14:paraId="2E792D74" w14:textId="34FA3E67" w:rsidR="000C2F18" w:rsidRDefault="00A94D6D" w:rsidP="001E7F6C">
            <w:pPr>
              <w:pStyle w:val="ListParagraph"/>
              <w:ind w:left="1440"/>
            </w:pPr>
            <w:r>
              <w:t>with sufficient oam (with stated depth of coverage)</w:t>
            </w:r>
          </w:p>
          <w:p w14:paraId="38133077" w14:textId="2C005455" w:rsidR="001E7F6C" w:rsidRDefault="00A94D6D" w:rsidP="00394064">
            <w:pPr>
              <w:pStyle w:val="ListParagraph"/>
              <w:numPr>
                <w:ilvl w:val="3"/>
                <w:numId w:val="37"/>
              </w:numPr>
            </w:pPr>
            <w:r>
              <w:t xml:space="preserve">Oam </w:t>
            </w:r>
            <w:r w:rsidR="001E7F6C">
              <w:t>(P3)</w:t>
            </w:r>
          </w:p>
          <w:p w14:paraId="172234D4" w14:textId="59128F60" w:rsidR="00A94D6D" w:rsidRDefault="00A94D6D" w:rsidP="001E7F6C">
            <w:pPr>
              <w:pStyle w:val="ListParagraph"/>
              <w:ind w:left="1440"/>
            </w:pPr>
            <w:r>
              <w:t>(with stated depth of coverage)</w:t>
            </w:r>
            <w:bookmarkEnd w:id="96"/>
          </w:p>
        </w:tc>
      </w:tr>
      <w:tr w:rsidR="00955B6F" w14:paraId="5050654C"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00BBCBB9" w14:textId="575CF91C" w:rsidR="00955B6F" w:rsidRDefault="00955B6F" w:rsidP="00955B6F">
            <w:r w:rsidRPr="001649AB">
              <w:lastRenderedPageBreak/>
              <w:t>2.9.</w:t>
            </w:r>
            <w:r>
              <w:t>6</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F8322D7" w14:textId="755C8632" w:rsidR="00955B6F" w:rsidRDefault="00955B6F" w:rsidP="00955B6F">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24DC7982" w14:textId="7995106A" w:rsidR="00955B6F" w:rsidRDefault="00955B6F" w:rsidP="00955B6F">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392E48A5" w14:textId="66A3B435" w:rsidR="00955B6F" w:rsidRDefault="00955B6F" w:rsidP="00955B6F">
            <w:r w:rsidRPr="001649AB">
              <w:t>Use Case ST-0.7: Short loss of communications</w:t>
            </w:r>
          </w:p>
        </w:tc>
        <w:tc>
          <w:tcPr>
            <w:tcW w:w="5632" w:type="dxa"/>
            <w:tcBorders>
              <w:top w:val="nil"/>
              <w:left w:val="nil"/>
              <w:bottom w:val="single" w:sz="8" w:space="0" w:color="BFBFBF"/>
              <w:right w:val="single" w:sz="8" w:space="0" w:color="auto"/>
            </w:tcBorders>
            <w:shd w:val="clear" w:color="auto" w:fill="EDEDED"/>
          </w:tcPr>
          <w:p w14:paraId="3FA5A24E" w14:textId="08F710E8" w:rsidR="00955B6F" w:rsidRDefault="00FE3450" w:rsidP="00955B6F">
            <w:r>
              <w:t>To be described.</w:t>
            </w:r>
          </w:p>
        </w:tc>
      </w:tr>
      <w:tr w:rsidR="00FE3450" w14:paraId="5F7364AD"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515DBE44" w14:textId="1F977297" w:rsidR="00FE3450" w:rsidRDefault="00FE3450" w:rsidP="00FE3450">
            <w:r w:rsidRPr="001649AB">
              <w:lastRenderedPageBreak/>
              <w:t>2.9.</w:t>
            </w:r>
            <w:r>
              <w:t>7</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145921B4" w14:textId="5CED63D0" w:rsidR="00FE3450"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A6EB88E" w14:textId="1A1B13C8" w:rsidR="00FE3450" w:rsidRDefault="00FE3450" w:rsidP="00FE3450">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44AAE1F9" w14:textId="1BD2A4BE" w:rsidR="00FE3450" w:rsidRDefault="00FE3450" w:rsidP="00FE3450">
            <w:r w:rsidRPr="001649AB">
              <w:t>Use Case ST-0.9: Client requires realignment</w:t>
            </w:r>
          </w:p>
        </w:tc>
        <w:tc>
          <w:tcPr>
            <w:tcW w:w="5632" w:type="dxa"/>
            <w:tcBorders>
              <w:top w:val="nil"/>
              <w:left w:val="nil"/>
              <w:bottom w:val="single" w:sz="8" w:space="0" w:color="BFBFBF"/>
              <w:right w:val="single" w:sz="8" w:space="0" w:color="auto"/>
            </w:tcBorders>
            <w:shd w:val="clear" w:color="auto" w:fill="EDEDED"/>
          </w:tcPr>
          <w:p w14:paraId="6AABE4BF" w14:textId="558D5451" w:rsidR="00FE3450" w:rsidRDefault="00FE3450" w:rsidP="00FE3450">
            <w:r>
              <w:t>To be described.</w:t>
            </w:r>
          </w:p>
        </w:tc>
      </w:tr>
      <w:tr w:rsidR="00FE3450" w:rsidRPr="001649AB" w14:paraId="4EFBDC83" w14:textId="2B74244E"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2CD89FDB" w14:textId="4E205567" w:rsidR="00FE3450" w:rsidRPr="001649AB" w:rsidRDefault="00FE3450" w:rsidP="00FE3450">
            <w:r w:rsidRPr="001649AB">
              <w:t>2.9.</w:t>
            </w:r>
            <w:r>
              <w:t>8</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D7971B3" w14:textId="77777777"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0B8B0A" w14:textId="3BF66096"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60E1BC26" w14:textId="77777777" w:rsidR="00FE3450" w:rsidRPr="001649AB" w:rsidRDefault="00FE3450" w:rsidP="00FE3450">
            <w:r w:rsidRPr="001649AB">
              <w:t>Use Case ST-0.5: Provider delivers event storm (or slow client) – bad day</w:t>
            </w:r>
          </w:p>
        </w:tc>
        <w:tc>
          <w:tcPr>
            <w:tcW w:w="5632" w:type="dxa"/>
            <w:tcBorders>
              <w:top w:val="nil"/>
              <w:left w:val="nil"/>
              <w:bottom w:val="single" w:sz="8" w:space="0" w:color="BFBFBF"/>
              <w:right w:val="single" w:sz="8" w:space="0" w:color="auto"/>
            </w:tcBorders>
            <w:shd w:val="clear" w:color="auto" w:fill="EDEDED"/>
          </w:tcPr>
          <w:p w14:paraId="21A18D8B" w14:textId="452A1EFD" w:rsidR="00FE3450" w:rsidRPr="001649AB" w:rsidRDefault="00FE3450" w:rsidP="00FE3450">
            <w:r>
              <w:t>To be described.</w:t>
            </w:r>
          </w:p>
        </w:tc>
      </w:tr>
      <w:tr w:rsidR="00FE3450" w:rsidRPr="001649AB" w14:paraId="47FCC1AD" w14:textId="4DBFD2BB" w:rsidTr="00FE3450">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2F477E35" w14:textId="5FE0101E" w:rsidR="00FE3450" w:rsidRPr="001649AB" w:rsidRDefault="00FE3450" w:rsidP="00FE3450">
            <w:r w:rsidRPr="001649AB">
              <w:t>2.9.</w:t>
            </w:r>
            <w:r>
              <w:t>8</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64C19151" w14:textId="77777777"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70F0B700" w14:textId="4DA47EF7"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5DA96E63" w14:textId="77777777" w:rsidR="00FE3450" w:rsidRPr="001649AB" w:rsidRDefault="00FE3450" w:rsidP="00FE3450">
            <w:r w:rsidRPr="001649AB">
              <w:t> Use Case ST-0.6: Provider delivers extreme event storm (or very slow client) – very bad day</w:t>
            </w:r>
          </w:p>
        </w:tc>
        <w:tc>
          <w:tcPr>
            <w:tcW w:w="5632" w:type="dxa"/>
            <w:tcBorders>
              <w:top w:val="nil"/>
              <w:left w:val="nil"/>
              <w:bottom w:val="single" w:sz="8" w:space="0" w:color="BFBFBF"/>
              <w:right w:val="single" w:sz="8" w:space="0" w:color="auto"/>
            </w:tcBorders>
          </w:tcPr>
          <w:p w14:paraId="5304237A" w14:textId="0E0A78F7" w:rsidR="00FE3450" w:rsidRPr="001649AB" w:rsidRDefault="00FE3450" w:rsidP="00FE3450">
            <w:r>
              <w:t>To be described.</w:t>
            </w:r>
          </w:p>
        </w:tc>
      </w:tr>
      <w:tr w:rsidR="00FE3450" w:rsidRPr="001649AB" w14:paraId="40A1F5E9" w14:textId="60D1ED77"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469EF166" w14:textId="553D9D02" w:rsidR="00FE3450" w:rsidRPr="001649AB" w:rsidRDefault="00FE3450" w:rsidP="00FE3450">
            <w:r w:rsidRPr="001649AB">
              <w:t>2.9.1</w:t>
            </w:r>
            <w:r>
              <w:t>0</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5A9FB0F1" w14:textId="37BD43F2"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B53F40E" w14:textId="72E47C2B"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1EC68325" w14:textId="427C74FB" w:rsidR="00FE3450" w:rsidRPr="001649AB" w:rsidRDefault="00FE3450" w:rsidP="00FE3450">
            <w:r w:rsidRPr="001649AB">
              <w:t>Use Case ST-0.8: Long loss of communications requiring realignment</w:t>
            </w:r>
          </w:p>
        </w:tc>
        <w:tc>
          <w:tcPr>
            <w:tcW w:w="5632" w:type="dxa"/>
            <w:tcBorders>
              <w:top w:val="nil"/>
              <w:left w:val="nil"/>
              <w:bottom w:val="single" w:sz="8" w:space="0" w:color="BFBFBF"/>
              <w:right w:val="single" w:sz="8" w:space="0" w:color="auto"/>
            </w:tcBorders>
            <w:shd w:val="clear" w:color="auto" w:fill="EDEDED"/>
          </w:tcPr>
          <w:p w14:paraId="708FC884" w14:textId="104B0DF7" w:rsidR="00FE3450" w:rsidRPr="001649AB" w:rsidRDefault="00FE3450" w:rsidP="00FE3450">
            <w:r>
              <w:t>To be described.</w:t>
            </w:r>
          </w:p>
        </w:tc>
      </w:tr>
      <w:tr w:rsidR="00FE3450" w:rsidRPr="001649AB" w14:paraId="603F8ED8" w14:textId="2FEA152B"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2C235E26" w14:textId="366924CC" w:rsidR="00FE3450" w:rsidRPr="001649AB" w:rsidRDefault="00FE3450" w:rsidP="00FE3450">
            <w:r>
              <w:t>2.9.8</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63DFACD9" w14:textId="7AB57920" w:rsidR="00FE3450" w:rsidRPr="001649AB" w:rsidRDefault="00FE3450" w:rsidP="00FE3450">
            <w:r>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16F6E0E5" w14:textId="1EF4CAB8" w:rsidR="00FE3450" w:rsidRPr="001649AB" w:rsidRDefault="00FE3450" w:rsidP="00FE3450">
            <w:r>
              <w:t>P3</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181E5F6D" w14:textId="3011C5B1" w:rsidR="00FE3450" w:rsidRPr="001649AB" w:rsidRDefault="00FE3450" w:rsidP="00FE3450">
            <w:r>
              <w:t xml:space="preserve">Use Case ST-1.1 Provider </w:t>
            </w:r>
            <w:r w:rsidRPr="00395D55">
              <w:t>initializes</w:t>
            </w:r>
            <w:r>
              <w:t xml:space="preserve"> and operates</w:t>
            </w:r>
            <w:r w:rsidRPr="00395D55">
              <w:t xml:space="preserve"> </w:t>
            </w:r>
            <w:r>
              <w:t>a stream</w:t>
            </w:r>
          </w:p>
        </w:tc>
        <w:tc>
          <w:tcPr>
            <w:tcW w:w="5632" w:type="dxa"/>
            <w:tcBorders>
              <w:top w:val="nil"/>
              <w:left w:val="nil"/>
              <w:bottom w:val="single" w:sz="8" w:space="0" w:color="BFBFBF"/>
              <w:right w:val="single" w:sz="8" w:space="0" w:color="auto"/>
            </w:tcBorders>
            <w:shd w:val="clear" w:color="auto" w:fill="EDEDED"/>
          </w:tcPr>
          <w:p w14:paraId="423AEF9B" w14:textId="1755C7C3" w:rsidR="00FE3450" w:rsidRPr="001649AB" w:rsidRDefault="00FE3450" w:rsidP="00FE3450">
            <w:r>
              <w:t>To be described.</w:t>
            </w:r>
          </w:p>
        </w:tc>
      </w:tr>
      <w:tr w:rsidR="00FE3450" w:rsidRPr="001649AB" w14:paraId="23797E49" w14:textId="6A06F71B" w:rsidTr="00FE3450">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0157E1CB" w14:textId="3F009190" w:rsidR="00FE3450" w:rsidRPr="001649AB" w:rsidRDefault="00FE3450" w:rsidP="00FE3450">
            <w:r w:rsidRPr="001649AB">
              <w:t>2.9.</w:t>
            </w:r>
            <w:r>
              <w:t>12</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237DDCC0" w14:textId="00600115"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2E8A677A" w14:textId="7B595F3F" w:rsidR="00FE3450" w:rsidRPr="001649AB" w:rsidRDefault="00FE3450" w:rsidP="00FE3450">
            <w:r w:rsidRPr="001649AB">
              <w:t>P</w:t>
            </w:r>
            <w:r>
              <w:t>4</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0EB07B5E" w14:textId="7D460069" w:rsidR="00FE3450" w:rsidRPr="001649AB" w:rsidRDefault="00FE3450" w:rsidP="00FE3450">
            <w:r w:rsidRPr="001649AB">
              <w:t>Use Case ST-1.2: Provider recovers a stream after internal loss</w:t>
            </w:r>
          </w:p>
        </w:tc>
        <w:tc>
          <w:tcPr>
            <w:tcW w:w="5632" w:type="dxa"/>
            <w:tcBorders>
              <w:top w:val="nil"/>
              <w:left w:val="nil"/>
              <w:bottom w:val="single" w:sz="8" w:space="0" w:color="BFBFBF"/>
              <w:right w:val="single" w:sz="8" w:space="0" w:color="auto"/>
            </w:tcBorders>
          </w:tcPr>
          <w:p w14:paraId="2842B2EF" w14:textId="50506572" w:rsidR="00FE3450" w:rsidRPr="001649AB" w:rsidRDefault="00FE3450" w:rsidP="00FE3450">
            <w:r>
              <w:t>To be described.</w:t>
            </w:r>
          </w:p>
        </w:tc>
      </w:tr>
    </w:tbl>
    <w:p w14:paraId="4C707B7F" w14:textId="77777777" w:rsidR="001649AB" w:rsidRDefault="001649AB" w:rsidP="001649AB">
      <w:pPr>
        <w:rPr>
          <w:ins w:id="97" w:author="Ramon Casellas" w:date="2025-09-17T14:13:00Z" w16du:dateUtc="2025-09-17T12:13:00Z"/>
          <w:rFonts w:ascii="Courier New" w:hAnsi="Courier New" w:cs="Courier New"/>
          <w:sz w:val="16"/>
          <w:szCs w:val="16"/>
        </w:rPr>
      </w:pPr>
    </w:p>
    <w:p w14:paraId="5C538BBF" w14:textId="77777777" w:rsidR="00FF6266" w:rsidRDefault="00FF6266" w:rsidP="001649AB">
      <w:pPr>
        <w:rPr>
          <w:ins w:id="98" w:author="Ramon Casellas" w:date="2025-09-17T14:13:00Z" w16du:dateUtc="2025-09-17T12:13:00Z"/>
          <w:rFonts w:ascii="Courier New" w:hAnsi="Courier New" w:cs="Courier New"/>
          <w:sz w:val="16"/>
          <w:szCs w:val="16"/>
        </w:rPr>
      </w:pPr>
    </w:p>
    <w:p w14:paraId="73A12D1D" w14:textId="406E4945" w:rsidR="00FF6266" w:rsidRPr="00FF6266" w:rsidRDefault="00E5151C" w:rsidP="001649AB">
      <w:pPr>
        <w:rPr>
          <w:rFonts w:ascii="Courier New" w:hAnsi="Courier New" w:cs="Courier New"/>
          <w:sz w:val="16"/>
          <w:szCs w:val="16"/>
          <w:rPrChange w:id="99" w:author="Ramon Casellas" w:date="2025-09-17T14:12:00Z" w16du:dateUtc="2025-09-17T12:12:00Z">
            <w:rPr/>
          </w:rPrChange>
        </w:rPr>
      </w:pPr>
      <w:ins w:id="100" w:author="Ramon Casellas" w:date="2025-09-17T14:13:00Z" w16du:dateUtc="2025-09-17T12:13:00Z">
        <w:r>
          <w:lastRenderedPageBreak/>
          <w:t>Yang Tree-ST-0.2</w:t>
        </w:r>
      </w:ins>
    </w:p>
    <w:p w14:paraId="45281B6D" w14:textId="77777777" w:rsidR="00FF6266" w:rsidRPr="00FF6266" w:rsidRDefault="00FF6266">
      <w:pPr>
        <w:spacing w:line="360" w:lineRule="auto"/>
        <w:rPr>
          <w:ins w:id="101" w:author="Ramon Casellas" w:date="2025-09-17T14:12:00Z"/>
          <w:rFonts w:ascii="Courier New" w:hAnsi="Courier New" w:cs="Courier New"/>
          <w:sz w:val="16"/>
          <w:szCs w:val="16"/>
          <w:lang w:val="es-ES"/>
          <w:rPrChange w:id="102" w:author="Ramon Casellas" w:date="2025-09-17T14:12:00Z" w16du:dateUtc="2025-09-17T12:12:00Z">
            <w:rPr>
              <w:ins w:id="103" w:author="Ramon Casellas" w:date="2025-09-17T14:12:00Z"/>
              <w:lang w:val="es-ES"/>
            </w:rPr>
          </w:rPrChange>
        </w:rPr>
        <w:pPrChange w:id="104" w:author="Ramon Casellas" w:date="2025-09-17T14:31:00Z" w16du:dateUtc="2025-09-17T12:31:00Z">
          <w:pPr/>
        </w:pPrChange>
      </w:pPr>
      <w:ins w:id="105" w:author="Ramon Casellas" w:date="2025-09-17T14:12:00Z">
        <w:r w:rsidRPr="00FF6266">
          <w:rPr>
            <w:rFonts w:ascii="Courier New" w:hAnsi="Courier New" w:cs="Courier New"/>
            <w:sz w:val="16"/>
            <w:szCs w:val="16"/>
            <w:lang w:val="es-ES"/>
            <w:rPrChange w:id="106" w:author="Ramon Casellas" w:date="2025-09-17T14:12:00Z" w16du:dateUtc="2025-09-17T12:12:00Z">
              <w:rPr>
                <w:lang w:val="es-ES"/>
              </w:rPr>
            </w:rPrChange>
          </w:rPr>
          <w:t>module: tapi-</w:t>
        </w:r>
        <w:proofErr w:type="spellStart"/>
        <w:r w:rsidRPr="00FF6266">
          <w:rPr>
            <w:rFonts w:ascii="Courier New" w:hAnsi="Courier New" w:cs="Courier New"/>
            <w:sz w:val="16"/>
            <w:szCs w:val="16"/>
            <w:lang w:val="es-ES"/>
            <w:rPrChange w:id="107" w:author="Ramon Casellas" w:date="2025-09-17T14:12:00Z" w16du:dateUtc="2025-09-17T12:12:00Z">
              <w:rPr>
                <w:lang w:val="es-ES"/>
              </w:rPr>
            </w:rPrChange>
          </w:rPr>
          <w:t>common</w:t>
        </w:r>
        <w:proofErr w:type="spellEnd"/>
        <w:r w:rsidRPr="00FF6266">
          <w:rPr>
            <w:rFonts w:ascii="Courier New" w:hAnsi="Courier New" w:cs="Courier New"/>
            <w:sz w:val="16"/>
            <w:szCs w:val="16"/>
            <w:lang w:val="es-ES"/>
            <w:rPrChange w:id="108" w:author="Ramon Casellas" w:date="2025-09-17T14:12:00Z" w16du:dateUtc="2025-09-17T12:12:00Z">
              <w:rPr>
                <w:lang w:val="es-ES"/>
              </w:rPr>
            </w:rPrChange>
          </w:rPr>
          <w:br/>
          <w:t xml:space="preserve">  +--</w:t>
        </w:r>
        <w:proofErr w:type="spellStart"/>
        <w:r w:rsidRPr="00FF6266">
          <w:rPr>
            <w:rFonts w:ascii="Courier New" w:hAnsi="Courier New" w:cs="Courier New"/>
            <w:sz w:val="16"/>
            <w:szCs w:val="16"/>
            <w:lang w:val="es-ES"/>
            <w:rPrChange w:id="109" w:author="Ramon Casellas" w:date="2025-09-17T14:12:00Z" w16du:dateUtc="2025-09-17T12:12:00Z">
              <w:rPr>
                <w:lang w:val="es-ES"/>
              </w:rPr>
            </w:rPrChange>
          </w:rPr>
          <w:t>rw</w:t>
        </w:r>
        <w:proofErr w:type="spellEnd"/>
        <w:r w:rsidRPr="00FF6266">
          <w:rPr>
            <w:rFonts w:ascii="Courier New" w:hAnsi="Courier New" w:cs="Courier New"/>
            <w:sz w:val="16"/>
            <w:szCs w:val="16"/>
            <w:lang w:val="es-ES"/>
            <w:rPrChange w:id="110"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111" w:author="Ramon Casellas" w:date="2025-09-17T14:12:00Z" w16du:dateUtc="2025-09-17T12:12:00Z">
              <w:rPr>
                <w:lang w:val="es-ES"/>
              </w:rPr>
            </w:rPrChange>
          </w:rPr>
          <w:t>context</w:t>
        </w:r>
        <w:proofErr w:type="spellEnd"/>
        <w:r w:rsidRPr="00FF6266">
          <w:rPr>
            <w:rFonts w:ascii="Courier New" w:hAnsi="Courier New" w:cs="Courier New"/>
            <w:sz w:val="16"/>
            <w:szCs w:val="16"/>
            <w:lang w:val="es-ES"/>
            <w:rPrChange w:id="112" w:author="Ramon Casellas" w:date="2025-09-17T14:12:00Z" w16du:dateUtc="2025-09-17T12:12:00Z">
              <w:rPr>
                <w:lang w:val="es-ES"/>
              </w:rPr>
            </w:rPrChange>
          </w:rPr>
          <w:br/>
          <w:t xml:space="preserve">     +--</w:t>
        </w:r>
        <w:proofErr w:type="spellStart"/>
        <w:r w:rsidRPr="00FF6266">
          <w:rPr>
            <w:rFonts w:ascii="Courier New" w:hAnsi="Courier New" w:cs="Courier New"/>
            <w:sz w:val="16"/>
            <w:szCs w:val="16"/>
            <w:lang w:val="es-ES"/>
            <w:rPrChange w:id="113" w:author="Ramon Casellas" w:date="2025-09-17T14:12:00Z" w16du:dateUtc="2025-09-17T12:12:00Z">
              <w:rPr>
                <w:lang w:val="es-ES"/>
              </w:rPr>
            </w:rPrChange>
          </w:rPr>
          <w:t>rw</w:t>
        </w:r>
        <w:proofErr w:type="spellEnd"/>
        <w:r w:rsidRPr="00FF6266">
          <w:rPr>
            <w:rFonts w:ascii="Courier New" w:hAnsi="Courier New" w:cs="Courier New"/>
            <w:sz w:val="16"/>
            <w:szCs w:val="16"/>
            <w:lang w:val="es-ES"/>
            <w:rPrChange w:id="114"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115"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16" w:author="Ramon Casellas" w:date="2025-09-17T14:12:00Z" w16du:dateUtc="2025-09-17T12:12:00Z">
              <w:rPr>
                <w:lang w:val="es-ES"/>
              </w:rPr>
            </w:rPrChange>
          </w:rPr>
          <w:t>streaming:stream</w:t>
        </w:r>
        <w:proofErr w:type="gramEnd"/>
        <w:r w:rsidRPr="00FF6266">
          <w:rPr>
            <w:rFonts w:ascii="Courier New" w:hAnsi="Courier New" w:cs="Courier New"/>
            <w:sz w:val="16"/>
            <w:szCs w:val="16"/>
            <w:lang w:val="es-ES"/>
            <w:rPrChange w:id="117" w:author="Ramon Casellas" w:date="2025-09-17T14:12:00Z" w16du:dateUtc="2025-09-17T12:12:00Z">
              <w:rPr>
                <w:lang w:val="es-ES"/>
              </w:rPr>
            </w:rPrChange>
          </w:rPr>
          <w:t>-context</w:t>
        </w:r>
        <w:proofErr w:type="spellEnd"/>
        <w:r w:rsidRPr="00FF6266">
          <w:rPr>
            <w:rFonts w:ascii="Courier New" w:hAnsi="Courier New" w:cs="Courier New"/>
            <w:sz w:val="16"/>
            <w:szCs w:val="16"/>
            <w:lang w:val="es-ES"/>
            <w:rPrChange w:id="118" w:author="Ramon Casellas" w:date="2025-09-17T14:12:00Z" w16du:dateUtc="2025-09-17T12:12:00Z">
              <w:rPr>
                <w:lang w:val="es-ES"/>
              </w:rPr>
            </w:rPrChange>
          </w:rPr>
          <w:t xml:space="preserve"> {tapi-</w:t>
        </w:r>
        <w:proofErr w:type="spellStart"/>
        <w:r w:rsidRPr="00FF6266">
          <w:rPr>
            <w:rFonts w:ascii="Courier New" w:hAnsi="Courier New" w:cs="Courier New"/>
            <w:sz w:val="16"/>
            <w:szCs w:val="16"/>
            <w:lang w:val="es-ES"/>
            <w:rPrChange w:id="119" w:author="Ramon Casellas" w:date="2025-09-17T14:12:00Z" w16du:dateUtc="2025-09-17T12:12:00Z">
              <w:rPr>
                <w:lang w:val="es-ES"/>
              </w:rPr>
            </w:rPrChange>
          </w:rPr>
          <w:t>streaming</w:t>
        </w:r>
        <w:proofErr w:type="spellEnd"/>
        <w:r w:rsidRPr="00FF6266">
          <w:rPr>
            <w:rFonts w:ascii="Courier New" w:hAnsi="Courier New" w:cs="Courier New"/>
            <w:sz w:val="16"/>
            <w:szCs w:val="16"/>
            <w:lang w:val="es-ES"/>
            <w:rPrChange w:id="120" w:author="Ramon Casellas" w:date="2025-09-17T14:12:00Z" w16du:dateUtc="2025-09-17T12:12:00Z">
              <w:rPr>
                <w:lang w:val="es-ES"/>
              </w:rPr>
            </w:rPrChange>
          </w:rPr>
          <w:t>}?</w:t>
        </w:r>
        <w:r w:rsidRPr="00FF6266">
          <w:rPr>
            <w:rFonts w:ascii="Courier New" w:hAnsi="Courier New" w:cs="Courier New"/>
            <w:sz w:val="16"/>
            <w:szCs w:val="16"/>
            <w:lang w:val="es-ES"/>
            <w:rPrChange w:id="121" w:author="Ramon Casellas" w:date="2025-09-17T14:12:00Z" w16du:dateUtc="2025-09-17T12:12:00Z">
              <w:rPr>
                <w:lang w:val="es-ES"/>
              </w:rPr>
            </w:rPrChange>
          </w:rPr>
          <w:br/>
          <w:t xml:space="preserve">     </w:t>
        </w:r>
        <w:proofErr w:type="gramStart"/>
        <w:r w:rsidRPr="00FF6266">
          <w:rPr>
            <w:rFonts w:ascii="Courier New" w:hAnsi="Courier New" w:cs="Courier New"/>
            <w:sz w:val="16"/>
            <w:szCs w:val="16"/>
            <w:lang w:val="es-ES"/>
            <w:rPrChange w:id="122"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123"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124"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25" w:author="Ramon Casellas" w:date="2025-09-17T14:12:00Z" w16du:dateUtc="2025-09-17T12:12:00Z">
              <w:rPr>
                <w:lang w:val="es-ES"/>
              </w:rPr>
            </w:rPrChange>
          </w:rPr>
          <w:t>streaming:supported</w:t>
        </w:r>
        <w:proofErr w:type="gramEnd"/>
        <w:r w:rsidRPr="00FF6266">
          <w:rPr>
            <w:rFonts w:ascii="Courier New" w:hAnsi="Courier New" w:cs="Courier New"/>
            <w:sz w:val="16"/>
            <w:szCs w:val="16"/>
            <w:lang w:val="es-ES"/>
            <w:rPrChange w:id="126" w:author="Ramon Casellas" w:date="2025-09-17T14:12:00Z" w16du:dateUtc="2025-09-17T12:12:00Z">
              <w:rPr>
                <w:lang w:val="es-ES"/>
              </w:rPr>
            </w:rPrChange>
          </w:rPr>
          <w:t>-stream-type</w:t>
        </w:r>
        <w:proofErr w:type="spellEnd"/>
        <w:r w:rsidRPr="00FF6266">
          <w:rPr>
            <w:rFonts w:ascii="Courier New" w:hAnsi="Courier New" w:cs="Courier New"/>
            <w:sz w:val="16"/>
            <w:szCs w:val="16"/>
            <w:lang w:val="es-ES"/>
            <w:rPrChange w:id="127" w:author="Ramon Casellas" w:date="2025-09-17T14:12:00Z" w16du:dateUtc="2025-09-17T12:12:00Z">
              <w:rPr>
                <w:lang w:val="es-ES"/>
              </w:rPr>
            </w:rPrChange>
          </w:rPr>
          <w:t>* [</w:t>
        </w:r>
        <w:proofErr w:type="spellStart"/>
        <w:r w:rsidRPr="00FF6266">
          <w:rPr>
            <w:rFonts w:ascii="Courier New" w:hAnsi="Courier New" w:cs="Courier New"/>
            <w:sz w:val="16"/>
            <w:szCs w:val="16"/>
            <w:lang w:val="es-ES"/>
            <w:rPrChange w:id="128" w:author="Ramon Casellas" w:date="2025-09-17T14:12:00Z" w16du:dateUtc="2025-09-17T12:12:00Z">
              <w:rPr>
                <w:lang w:val="es-ES"/>
              </w:rPr>
            </w:rPrChange>
          </w:rPr>
          <w:t>uuid</w:t>
        </w:r>
        <w:proofErr w:type="spellEnd"/>
        <w:r w:rsidRPr="00FF6266">
          <w:rPr>
            <w:rFonts w:ascii="Courier New" w:hAnsi="Courier New" w:cs="Courier New"/>
            <w:sz w:val="16"/>
            <w:szCs w:val="16"/>
            <w:lang w:val="es-ES"/>
            <w:rPrChange w:id="129" w:author="Ramon Casellas" w:date="2025-09-17T14:12:00Z" w16du:dateUtc="2025-09-17T12:12:00Z">
              <w:rPr>
                <w:lang w:val="es-ES"/>
              </w:rPr>
            </w:rPrChange>
          </w:rPr>
          <w:t>]</w:t>
        </w:r>
        <w:r w:rsidRPr="00FF6266">
          <w:rPr>
            <w:rFonts w:ascii="Courier New" w:hAnsi="Courier New" w:cs="Courier New"/>
            <w:sz w:val="16"/>
            <w:szCs w:val="16"/>
            <w:lang w:val="es-ES"/>
            <w:rPrChange w:id="130"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31"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32" w:author="Ramon Casellas" w:date="2025-09-17T14:12:00Z" w16du:dateUtc="2025-09-17T12:12:00Z">
              <w:rPr>
                <w:lang w:val="es-ES"/>
              </w:rPr>
            </w:rPrChange>
          </w:rPr>
          <w:t>streaming:stream</w:t>
        </w:r>
        <w:proofErr w:type="gramEnd"/>
        <w:r w:rsidRPr="00FF6266">
          <w:rPr>
            <w:rFonts w:ascii="Courier New" w:hAnsi="Courier New" w:cs="Courier New"/>
            <w:sz w:val="16"/>
            <w:szCs w:val="16"/>
            <w:lang w:val="es-ES"/>
            <w:rPrChange w:id="133" w:author="Ramon Casellas" w:date="2025-09-17T14:12:00Z" w16du:dateUtc="2025-09-17T12:12:00Z">
              <w:rPr>
                <w:lang w:val="es-ES"/>
              </w:rPr>
            </w:rPrChange>
          </w:rPr>
          <w:t>-type-name</w:t>
        </w:r>
        <w:proofErr w:type="spellEnd"/>
        <w:r w:rsidRPr="00FF6266">
          <w:rPr>
            <w:rFonts w:ascii="Courier New" w:hAnsi="Courier New" w:cs="Courier New"/>
            <w:sz w:val="16"/>
            <w:szCs w:val="16"/>
            <w:lang w:val="es-ES"/>
            <w:rPrChange w:id="134" w:author="Ramon Casellas" w:date="2025-09-17T14:12:00Z" w16du:dateUtc="2025-09-17T12:12:00Z">
              <w:rPr>
                <w:lang w:val="es-ES"/>
              </w:rPr>
            </w:rPrChange>
          </w:rPr>
          <w:t>?              string</w:t>
        </w:r>
        <w:r w:rsidRPr="00FF6266">
          <w:rPr>
            <w:rFonts w:ascii="Courier New" w:hAnsi="Courier New" w:cs="Courier New"/>
            <w:sz w:val="16"/>
            <w:szCs w:val="16"/>
            <w:lang w:val="es-ES"/>
            <w:rPrChange w:id="135"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36"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37" w:author="Ramon Casellas" w:date="2025-09-17T14:12:00Z" w16du:dateUtc="2025-09-17T12:12:00Z">
              <w:rPr>
                <w:lang w:val="es-ES"/>
              </w:rPr>
            </w:rPrChange>
          </w:rPr>
          <w:t>streaming:record</w:t>
        </w:r>
        <w:proofErr w:type="gramEnd"/>
        <w:r w:rsidRPr="00FF6266">
          <w:rPr>
            <w:rFonts w:ascii="Courier New" w:hAnsi="Courier New" w:cs="Courier New"/>
            <w:sz w:val="16"/>
            <w:szCs w:val="16"/>
            <w:lang w:val="es-ES"/>
            <w:rPrChange w:id="138" w:author="Ramon Casellas" w:date="2025-09-17T14:12:00Z" w16du:dateUtc="2025-09-17T12:12:00Z">
              <w:rPr>
                <w:lang w:val="es-ES"/>
              </w:rPr>
            </w:rPrChange>
          </w:rPr>
          <w:t>-retention</w:t>
        </w:r>
        <w:proofErr w:type="spellEnd"/>
        <w:r w:rsidRPr="00FF6266">
          <w:rPr>
            <w:rFonts w:ascii="Courier New" w:hAnsi="Courier New" w:cs="Courier New"/>
            <w:sz w:val="16"/>
            <w:szCs w:val="16"/>
            <w:lang w:val="es-ES"/>
            <w:rPrChange w:id="139" w:author="Ramon Casellas" w:date="2025-09-17T14:12:00Z" w16du:dateUtc="2025-09-17T12:12:00Z">
              <w:rPr>
                <w:lang w:val="es-ES"/>
              </w:rPr>
            </w:rPrChange>
          </w:rPr>
          <w:t>?              string</w:t>
        </w:r>
        <w:r w:rsidRPr="00FF6266">
          <w:rPr>
            <w:rFonts w:ascii="Courier New" w:hAnsi="Courier New" w:cs="Courier New"/>
            <w:sz w:val="16"/>
            <w:szCs w:val="16"/>
            <w:lang w:val="es-ES"/>
            <w:rPrChange w:id="140"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41"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42" w:author="Ramon Casellas" w:date="2025-09-17T14:12:00Z" w16du:dateUtc="2025-09-17T12:12:00Z">
              <w:rPr>
                <w:lang w:val="es-ES"/>
              </w:rPr>
            </w:rPrChange>
          </w:rPr>
          <w:t>streaming:segment</w:t>
        </w:r>
        <w:proofErr w:type="gramEnd"/>
        <w:r w:rsidRPr="00FF6266">
          <w:rPr>
            <w:rFonts w:ascii="Courier New" w:hAnsi="Courier New" w:cs="Courier New"/>
            <w:sz w:val="16"/>
            <w:szCs w:val="16"/>
            <w:lang w:val="es-ES"/>
            <w:rPrChange w:id="143" w:author="Ramon Casellas" w:date="2025-09-17T14:12:00Z" w16du:dateUtc="2025-09-17T12:12:00Z">
              <w:rPr>
                <w:lang w:val="es-ES"/>
              </w:rPr>
            </w:rPrChange>
          </w:rPr>
          <w:t>-size</w:t>
        </w:r>
        <w:proofErr w:type="spellEnd"/>
        <w:r w:rsidRPr="00FF6266">
          <w:rPr>
            <w:rFonts w:ascii="Courier New" w:hAnsi="Courier New" w:cs="Courier New"/>
            <w:sz w:val="16"/>
            <w:szCs w:val="16"/>
            <w:lang w:val="es-ES"/>
            <w:rPrChange w:id="144" w:author="Ramon Casellas" w:date="2025-09-17T14:12:00Z" w16du:dateUtc="2025-09-17T12:12:00Z">
              <w:rPr>
                <w:lang w:val="es-ES"/>
              </w:rPr>
            </w:rPrChange>
          </w:rPr>
          <w:t>?                  string</w:t>
        </w:r>
        <w:r w:rsidRPr="00FF6266">
          <w:rPr>
            <w:rFonts w:ascii="Courier New" w:hAnsi="Courier New" w:cs="Courier New"/>
            <w:sz w:val="16"/>
            <w:szCs w:val="16"/>
            <w:lang w:val="es-ES"/>
            <w:rPrChange w:id="145"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46"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47" w:author="Ramon Casellas" w:date="2025-09-17T14:12:00Z" w16du:dateUtc="2025-09-17T12:12:00Z">
              <w:rPr>
                <w:lang w:val="es-ES"/>
              </w:rPr>
            </w:rPrChange>
          </w:rPr>
          <w:t>streaming:stream</w:t>
        </w:r>
        <w:proofErr w:type="gramEnd"/>
        <w:r w:rsidRPr="00FF6266">
          <w:rPr>
            <w:rFonts w:ascii="Courier New" w:hAnsi="Courier New" w:cs="Courier New"/>
            <w:sz w:val="16"/>
            <w:szCs w:val="16"/>
            <w:lang w:val="es-ES"/>
            <w:rPrChange w:id="148" w:author="Ramon Casellas" w:date="2025-09-17T14:12:00Z" w16du:dateUtc="2025-09-17T12:12:00Z">
              <w:rPr>
                <w:lang w:val="es-ES"/>
              </w:rPr>
            </w:rPrChange>
          </w:rPr>
          <w:t>-type-content</w:t>
        </w:r>
        <w:proofErr w:type="spellEnd"/>
        <w:r w:rsidRPr="00FF6266">
          <w:rPr>
            <w:rFonts w:ascii="Courier New" w:hAnsi="Courier New" w:cs="Courier New"/>
            <w:sz w:val="16"/>
            <w:szCs w:val="16"/>
            <w:lang w:val="es-ES"/>
            <w:rPrChange w:id="149"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150"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51" w:author="Ramon Casellas" w:date="2025-09-17T14:12:00Z" w16du:dateUtc="2025-09-17T12:12:00Z">
              <w:rPr>
                <w:lang w:val="es-ES"/>
              </w:rPr>
            </w:rPrChange>
          </w:rPr>
          <w:t>common:object</w:t>
        </w:r>
        <w:proofErr w:type="gramEnd"/>
        <w:r w:rsidRPr="00FF6266">
          <w:rPr>
            <w:rFonts w:ascii="Courier New" w:hAnsi="Courier New" w:cs="Courier New"/>
            <w:sz w:val="16"/>
            <w:szCs w:val="16"/>
            <w:lang w:val="es-ES"/>
            <w:rPrChange w:id="152" w:author="Ramon Casellas" w:date="2025-09-17T14:12:00Z" w16du:dateUtc="2025-09-17T12:12:00Z">
              <w:rPr>
                <w:lang w:val="es-ES"/>
              </w:rPr>
            </w:rPrChange>
          </w:rPr>
          <w:t>-type</w:t>
        </w:r>
        <w:proofErr w:type="spellEnd"/>
        <w:r w:rsidRPr="00FF6266">
          <w:rPr>
            <w:rFonts w:ascii="Courier New" w:hAnsi="Courier New" w:cs="Courier New"/>
            <w:sz w:val="16"/>
            <w:szCs w:val="16"/>
            <w:lang w:val="es-ES"/>
            <w:rPrChange w:id="153"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54" w:author="Ramon Casellas" w:date="2025-09-17T14:12:00Z" w16du:dateUtc="2025-09-17T12:12:00Z">
              <w:rPr>
                <w:lang w:val="es-ES"/>
              </w:rPr>
            </w:rPrChange>
          </w:rPr>
          <w:t>tapi-streaming:</w:t>
        </w:r>
        <w:proofErr w:type="gramStart"/>
        <w:r w:rsidRPr="00FF6266">
          <w:rPr>
            <w:rFonts w:ascii="Courier New" w:hAnsi="Courier New" w:cs="Courier New"/>
            <w:sz w:val="16"/>
            <w:szCs w:val="16"/>
            <w:lang w:val="es-ES"/>
            <w:rPrChange w:id="155" w:author="Ramon Casellas" w:date="2025-09-17T14:12:00Z" w16du:dateUtc="2025-09-17T12:12:00Z">
              <w:rPr>
                <w:lang w:val="es-ES"/>
              </w:rPr>
            </w:rPrChange>
          </w:rPr>
          <w:t>log-storage-strategy</w:t>
        </w:r>
        <w:proofErr w:type="spellEnd"/>
        <w:r w:rsidRPr="00FF6266">
          <w:rPr>
            <w:rFonts w:ascii="Courier New" w:hAnsi="Courier New" w:cs="Courier New"/>
            <w:sz w:val="16"/>
            <w:szCs w:val="16"/>
            <w:lang w:val="es-ES"/>
            <w:rPrChange w:id="156" w:author="Ramon Casellas" w:date="2025-09-17T14:12:00Z" w16du:dateUtc="2025-09-17T12:12:00Z">
              <w:rPr>
                <w:lang w:val="es-ES"/>
              </w:rPr>
            </w:rPrChange>
          </w:rPr>
          <w:t>?</w:t>
        </w:r>
        <w:proofErr w:type="gramEnd"/>
        <w:r w:rsidRPr="00FF6266">
          <w:rPr>
            <w:rFonts w:ascii="Courier New" w:hAnsi="Courier New" w:cs="Courier New"/>
            <w:sz w:val="16"/>
            <w:szCs w:val="16"/>
            <w:lang w:val="es-ES"/>
            <w:rPrChange w:id="157" w:author="Ramon Casellas" w:date="2025-09-17T14:12:00Z" w16du:dateUtc="2025-09-17T12:12:00Z">
              <w:rPr>
                <w:lang w:val="es-ES"/>
              </w:rPr>
            </w:rPrChange>
          </w:rPr>
          <w:t xml:space="preserve">          log-</w:t>
        </w:r>
        <w:proofErr w:type="spellStart"/>
        <w:r w:rsidRPr="00FF6266">
          <w:rPr>
            <w:rFonts w:ascii="Courier New" w:hAnsi="Courier New" w:cs="Courier New"/>
            <w:sz w:val="16"/>
            <w:szCs w:val="16"/>
            <w:lang w:val="es-ES"/>
            <w:rPrChange w:id="158" w:author="Ramon Casellas" w:date="2025-09-17T14:12:00Z" w16du:dateUtc="2025-09-17T12:12:00Z">
              <w:rPr>
                <w:lang w:val="es-ES"/>
              </w:rPr>
            </w:rPrChange>
          </w:rPr>
          <w:t>storage</w:t>
        </w:r>
        <w:proofErr w:type="spellEnd"/>
        <w:r w:rsidRPr="00FF6266">
          <w:rPr>
            <w:rFonts w:ascii="Courier New" w:hAnsi="Courier New" w:cs="Courier New"/>
            <w:sz w:val="16"/>
            <w:szCs w:val="16"/>
            <w:lang w:val="es-ES"/>
            <w:rPrChange w:id="159" w:author="Ramon Casellas" w:date="2025-09-17T14:12:00Z" w16du:dateUtc="2025-09-17T12:12:00Z">
              <w:rPr>
                <w:lang w:val="es-ES"/>
              </w:rPr>
            </w:rPrChange>
          </w:rPr>
          <w:t>-</w:t>
        </w:r>
        <w:proofErr w:type="spellStart"/>
        <w:r w:rsidRPr="00FF6266">
          <w:rPr>
            <w:rFonts w:ascii="Courier New" w:hAnsi="Courier New" w:cs="Courier New"/>
            <w:sz w:val="16"/>
            <w:szCs w:val="16"/>
            <w:lang w:val="es-ES"/>
            <w:rPrChange w:id="160" w:author="Ramon Casellas" w:date="2025-09-17T14:12:00Z" w16du:dateUtc="2025-09-17T12:12:00Z">
              <w:rPr>
                <w:lang w:val="es-ES"/>
              </w:rPr>
            </w:rPrChange>
          </w:rPr>
          <w:t>strategy</w:t>
        </w:r>
        <w:proofErr w:type="spellEnd"/>
        <w:r w:rsidRPr="00FF6266">
          <w:rPr>
            <w:rFonts w:ascii="Courier New" w:hAnsi="Courier New" w:cs="Courier New"/>
            <w:sz w:val="16"/>
            <w:szCs w:val="16"/>
            <w:lang w:val="es-ES"/>
            <w:rPrChange w:id="161"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62" w:author="Ramon Casellas" w:date="2025-09-17T14:12:00Z" w16du:dateUtc="2025-09-17T12:12:00Z">
              <w:rPr>
                <w:lang w:val="es-ES"/>
              </w:rPr>
            </w:rPrChange>
          </w:rPr>
          <w:t>tapi-streaming:</w:t>
        </w:r>
        <w:proofErr w:type="gramStart"/>
        <w:r w:rsidRPr="00FF6266">
          <w:rPr>
            <w:rFonts w:ascii="Courier New" w:hAnsi="Courier New" w:cs="Courier New"/>
            <w:sz w:val="16"/>
            <w:szCs w:val="16"/>
            <w:lang w:val="es-ES"/>
            <w:rPrChange w:id="163" w:author="Ramon Casellas" w:date="2025-09-17T14:12:00Z" w16du:dateUtc="2025-09-17T12:12:00Z">
              <w:rPr>
                <w:lang w:val="es-ES"/>
              </w:rPr>
            </w:rPrChange>
          </w:rPr>
          <w:t>log-record-strategy</w:t>
        </w:r>
        <w:proofErr w:type="spellEnd"/>
        <w:r w:rsidRPr="00FF6266">
          <w:rPr>
            <w:rFonts w:ascii="Courier New" w:hAnsi="Courier New" w:cs="Courier New"/>
            <w:sz w:val="16"/>
            <w:szCs w:val="16"/>
            <w:lang w:val="es-ES"/>
            <w:rPrChange w:id="164" w:author="Ramon Casellas" w:date="2025-09-17T14:12:00Z" w16du:dateUtc="2025-09-17T12:12:00Z">
              <w:rPr>
                <w:lang w:val="es-ES"/>
              </w:rPr>
            </w:rPrChange>
          </w:rPr>
          <w:t>?</w:t>
        </w:r>
        <w:proofErr w:type="gramEnd"/>
        <w:r w:rsidRPr="00FF6266">
          <w:rPr>
            <w:rFonts w:ascii="Courier New" w:hAnsi="Courier New" w:cs="Courier New"/>
            <w:sz w:val="16"/>
            <w:szCs w:val="16"/>
            <w:lang w:val="es-ES"/>
            <w:rPrChange w:id="165" w:author="Ramon Casellas" w:date="2025-09-17T14:12:00Z" w16du:dateUtc="2025-09-17T12:12:00Z">
              <w:rPr>
                <w:lang w:val="es-ES"/>
              </w:rPr>
            </w:rPrChange>
          </w:rPr>
          <w:t xml:space="preserve">           log-</w:t>
        </w:r>
        <w:proofErr w:type="spellStart"/>
        <w:r w:rsidRPr="00FF6266">
          <w:rPr>
            <w:rFonts w:ascii="Courier New" w:hAnsi="Courier New" w:cs="Courier New"/>
            <w:sz w:val="16"/>
            <w:szCs w:val="16"/>
            <w:lang w:val="es-ES"/>
            <w:rPrChange w:id="166" w:author="Ramon Casellas" w:date="2025-09-17T14:12:00Z" w16du:dateUtc="2025-09-17T12:12:00Z">
              <w:rPr>
                <w:lang w:val="es-ES"/>
              </w:rPr>
            </w:rPrChange>
          </w:rPr>
          <w:t>record</w:t>
        </w:r>
        <w:proofErr w:type="spellEnd"/>
        <w:r w:rsidRPr="00FF6266">
          <w:rPr>
            <w:rFonts w:ascii="Courier New" w:hAnsi="Courier New" w:cs="Courier New"/>
            <w:sz w:val="16"/>
            <w:szCs w:val="16"/>
            <w:lang w:val="es-ES"/>
            <w:rPrChange w:id="167" w:author="Ramon Casellas" w:date="2025-09-17T14:12:00Z" w16du:dateUtc="2025-09-17T12:12:00Z">
              <w:rPr>
                <w:lang w:val="es-ES"/>
              </w:rPr>
            </w:rPrChange>
          </w:rPr>
          <w:t>-</w:t>
        </w:r>
        <w:proofErr w:type="spellStart"/>
        <w:r w:rsidRPr="00FF6266">
          <w:rPr>
            <w:rFonts w:ascii="Courier New" w:hAnsi="Courier New" w:cs="Courier New"/>
            <w:sz w:val="16"/>
            <w:szCs w:val="16"/>
            <w:lang w:val="es-ES"/>
            <w:rPrChange w:id="168" w:author="Ramon Casellas" w:date="2025-09-17T14:12:00Z" w16du:dateUtc="2025-09-17T12:12:00Z">
              <w:rPr>
                <w:lang w:val="es-ES"/>
              </w:rPr>
            </w:rPrChange>
          </w:rPr>
          <w:t>strategy</w:t>
        </w:r>
        <w:proofErr w:type="spellEnd"/>
        <w:r w:rsidRPr="00FF6266">
          <w:rPr>
            <w:rFonts w:ascii="Courier New" w:hAnsi="Courier New" w:cs="Courier New"/>
            <w:sz w:val="16"/>
            <w:szCs w:val="16"/>
            <w:lang w:val="es-ES"/>
            <w:rPrChange w:id="169"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70"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71" w:author="Ramon Casellas" w:date="2025-09-17T14:12:00Z" w16du:dateUtc="2025-09-17T12:12:00Z">
              <w:rPr>
                <w:lang w:val="es-ES"/>
              </w:rPr>
            </w:rPrChange>
          </w:rPr>
          <w:t>streaming:record</w:t>
        </w:r>
        <w:proofErr w:type="gramEnd"/>
        <w:r w:rsidRPr="00FF6266">
          <w:rPr>
            <w:rFonts w:ascii="Courier New" w:hAnsi="Courier New" w:cs="Courier New"/>
            <w:sz w:val="16"/>
            <w:szCs w:val="16"/>
            <w:lang w:val="es-ES"/>
            <w:rPrChange w:id="172" w:author="Ramon Casellas" w:date="2025-09-17T14:12:00Z" w16du:dateUtc="2025-09-17T12:12:00Z">
              <w:rPr>
                <w:lang w:val="es-ES"/>
              </w:rPr>
            </w:rPrChange>
          </w:rPr>
          <w:t>-trigger</w:t>
        </w:r>
        <w:proofErr w:type="spellEnd"/>
        <w:r w:rsidRPr="00FF6266">
          <w:rPr>
            <w:rFonts w:ascii="Courier New" w:hAnsi="Courier New" w:cs="Courier New"/>
            <w:sz w:val="16"/>
            <w:szCs w:val="16"/>
            <w:lang w:val="es-ES"/>
            <w:rPrChange w:id="173"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174" w:author="Ramon Casellas" w:date="2025-09-17T14:12:00Z" w16du:dateUtc="2025-09-17T12:12:00Z">
              <w:rPr>
                <w:lang w:val="es-ES"/>
              </w:rPr>
            </w:rPrChange>
          </w:rPr>
          <w:t>record-trigger</w:t>
        </w:r>
        <w:proofErr w:type="spellEnd"/>
        <w:r w:rsidRPr="00FF6266">
          <w:rPr>
            <w:rFonts w:ascii="Courier New" w:hAnsi="Courier New" w:cs="Courier New"/>
            <w:sz w:val="16"/>
            <w:szCs w:val="16"/>
            <w:lang w:val="es-ES"/>
            <w:rPrChange w:id="175"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76"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177" w:author="Ramon Casellas" w:date="2025-09-17T14:12:00Z" w16du:dateUtc="2025-09-17T12:12:00Z">
              <w:rPr>
                <w:lang w:val="es-ES"/>
              </w:rPr>
            </w:rPrChange>
          </w:rPr>
          <w:t>streaming:uuid</w:t>
        </w:r>
        <w:proofErr w:type="spellEnd"/>
        <w:proofErr w:type="gramEnd"/>
        <w:r w:rsidRPr="00FF6266">
          <w:rPr>
            <w:rFonts w:ascii="Courier New" w:hAnsi="Courier New" w:cs="Courier New"/>
            <w:sz w:val="16"/>
            <w:szCs w:val="16"/>
            <w:lang w:val="es-ES"/>
            <w:rPrChange w:id="178"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179" w:author="Ramon Casellas" w:date="2025-09-17T14:12:00Z" w16du:dateUtc="2025-09-17T12:12:00Z">
              <w:rPr>
                <w:lang w:val="es-ES"/>
              </w:rPr>
            </w:rPrChange>
          </w:rPr>
          <w:t>uuid</w:t>
        </w:r>
        <w:proofErr w:type="spellEnd"/>
        <w:r w:rsidRPr="00FF6266">
          <w:rPr>
            <w:rFonts w:ascii="Courier New" w:hAnsi="Courier New" w:cs="Courier New"/>
            <w:sz w:val="16"/>
            <w:szCs w:val="16"/>
            <w:lang w:val="es-ES"/>
            <w:rPrChange w:id="180"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181" w:author="Ramon Casellas" w:date="2025-09-17T14:12:00Z" w16du:dateUtc="2025-09-17T12:12:00Z">
              <w:rPr>
                <w:lang w:val="es-ES"/>
              </w:rPr>
            </w:rPrChange>
          </w:rPr>
          <w:t>tapi-streaming:name</w:t>
        </w:r>
        <w:proofErr w:type="spellEnd"/>
        <w:r w:rsidRPr="00FF6266">
          <w:rPr>
            <w:rFonts w:ascii="Courier New" w:hAnsi="Courier New" w:cs="Courier New"/>
            <w:sz w:val="16"/>
            <w:szCs w:val="16"/>
            <w:lang w:val="es-ES"/>
            <w:rPrChange w:id="182" w:author="Ramon Casellas" w:date="2025-09-17T14:12:00Z" w16du:dateUtc="2025-09-17T12:12:00Z">
              <w:rPr>
                <w:lang w:val="es-ES"/>
              </w:rPr>
            </w:rPrChange>
          </w:rPr>
          <w:t>* [</w:t>
        </w:r>
        <w:proofErr w:type="spellStart"/>
        <w:r w:rsidRPr="00FF6266">
          <w:rPr>
            <w:rFonts w:ascii="Courier New" w:hAnsi="Courier New" w:cs="Courier New"/>
            <w:sz w:val="16"/>
            <w:szCs w:val="16"/>
            <w:lang w:val="es-ES"/>
            <w:rPrChange w:id="183" w:author="Ramon Casellas" w:date="2025-09-17T14:12:00Z" w16du:dateUtc="2025-09-17T12:12:00Z">
              <w:rPr>
                <w:lang w:val="es-ES"/>
              </w:rPr>
            </w:rPrChange>
          </w:rPr>
          <w:t>value-name</w:t>
        </w:r>
        <w:proofErr w:type="spellEnd"/>
        <w:r w:rsidRPr="00FF6266">
          <w:rPr>
            <w:rFonts w:ascii="Courier New" w:hAnsi="Courier New" w:cs="Courier New"/>
            <w:sz w:val="16"/>
            <w:szCs w:val="16"/>
            <w:lang w:val="es-ES"/>
            <w:rPrChange w:id="184" w:author="Ramon Casellas" w:date="2025-09-17T14:12:00Z" w16du:dateUtc="2025-09-17T12:12:00Z">
              <w:rPr>
                <w:lang w:val="es-ES"/>
              </w:rPr>
            </w:rPrChange>
          </w:rPr>
          <w:t>]</w:t>
        </w:r>
        <w:r w:rsidRPr="00FF6266">
          <w:rPr>
            <w:rFonts w:ascii="Courier New" w:hAnsi="Courier New" w:cs="Courier New"/>
            <w:sz w:val="16"/>
            <w:szCs w:val="16"/>
            <w:lang w:val="es-ES"/>
            <w:rPrChange w:id="185"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186"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187"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188" w:author="Ramon Casellas" w:date="2025-09-17T14:12:00Z" w16du:dateUtc="2025-09-17T12:12:00Z">
              <w:rPr>
                <w:lang w:val="es-ES"/>
              </w:rPr>
            </w:rPrChange>
          </w:rPr>
          <w:t>tapi-streaming:value-name</w:t>
        </w:r>
        <w:proofErr w:type="spellEnd"/>
        <w:r w:rsidRPr="00FF6266">
          <w:rPr>
            <w:rFonts w:ascii="Courier New" w:hAnsi="Courier New" w:cs="Courier New"/>
            <w:sz w:val="16"/>
            <w:szCs w:val="16"/>
            <w:lang w:val="es-ES"/>
            <w:rPrChange w:id="189"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190" w:author="Ramon Casellas" w:date="2025-09-17T14:12:00Z" w16du:dateUtc="2025-09-17T12:12:00Z">
              <w:rPr>
                <w:lang w:val="es-ES"/>
              </w:rPr>
            </w:rPrChange>
          </w:rPr>
          <w:t>string</w:t>
        </w:r>
        <w:proofErr w:type="spellEnd"/>
        <w:r w:rsidRPr="00FF6266">
          <w:rPr>
            <w:rFonts w:ascii="Courier New" w:hAnsi="Courier New" w:cs="Courier New"/>
            <w:sz w:val="16"/>
            <w:szCs w:val="16"/>
            <w:lang w:val="es-ES"/>
            <w:rPrChange w:id="191"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192"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193"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194" w:author="Ramon Casellas" w:date="2025-09-17T14:12:00Z" w16du:dateUtc="2025-09-17T12:12:00Z">
              <w:rPr>
                <w:lang w:val="es-ES"/>
              </w:rPr>
            </w:rPrChange>
          </w:rPr>
          <w:t>tapi-streaming:</w:t>
        </w:r>
        <w:proofErr w:type="gramStart"/>
        <w:r w:rsidRPr="00FF6266">
          <w:rPr>
            <w:rFonts w:ascii="Courier New" w:hAnsi="Courier New" w:cs="Courier New"/>
            <w:sz w:val="16"/>
            <w:szCs w:val="16"/>
            <w:lang w:val="es-ES"/>
            <w:rPrChange w:id="195" w:author="Ramon Casellas" w:date="2025-09-17T14:12:00Z" w16du:dateUtc="2025-09-17T12:12:00Z">
              <w:rPr>
                <w:lang w:val="es-ES"/>
              </w:rPr>
            </w:rPrChange>
          </w:rPr>
          <w:t>value</w:t>
        </w:r>
        <w:proofErr w:type="spellEnd"/>
        <w:r w:rsidRPr="00FF6266">
          <w:rPr>
            <w:rFonts w:ascii="Courier New" w:hAnsi="Courier New" w:cs="Courier New"/>
            <w:sz w:val="16"/>
            <w:szCs w:val="16"/>
            <w:lang w:val="es-ES"/>
            <w:rPrChange w:id="196" w:author="Ramon Casellas" w:date="2025-09-17T14:12:00Z" w16du:dateUtc="2025-09-17T12:12:00Z">
              <w:rPr>
                <w:lang w:val="es-ES"/>
              </w:rPr>
            </w:rPrChange>
          </w:rPr>
          <w:t>?</w:t>
        </w:r>
        <w:proofErr w:type="gramEnd"/>
        <w:r w:rsidRPr="00FF6266">
          <w:rPr>
            <w:rFonts w:ascii="Courier New" w:hAnsi="Courier New" w:cs="Courier New"/>
            <w:sz w:val="16"/>
            <w:szCs w:val="16"/>
            <w:lang w:val="es-ES"/>
            <w:rPrChange w:id="197" w:author="Ramon Casellas" w:date="2025-09-17T14:12:00Z" w16du:dateUtc="2025-09-17T12:12:00Z">
              <w:rPr>
                <w:lang w:val="es-ES"/>
              </w:rPr>
            </w:rPrChange>
          </w:rPr>
          <w:t xml:space="preserve">        string</w:t>
        </w:r>
        <w:r w:rsidRPr="00FF6266">
          <w:rPr>
            <w:rFonts w:ascii="Courier New" w:hAnsi="Courier New" w:cs="Courier New"/>
            <w:sz w:val="16"/>
            <w:szCs w:val="16"/>
            <w:lang w:val="es-ES"/>
            <w:rPrChange w:id="198" w:author="Ramon Casellas" w:date="2025-09-17T14:12:00Z" w16du:dateUtc="2025-09-17T12:12:00Z">
              <w:rPr>
                <w:lang w:val="es-ES"/>
              </w:rPr>
            </w:rPrChange>
          </w:rPr>
          <w:br/>
          <w:t xml:space="preserve">     |     +--</w:t>
        </w:r>
        <w:proofErr w:type="spellStart"/>
        <w:r w:rsidRPr="00FF6266">
          <w:rPr>
            <w:rFonts w:ascii="Courier New" w:hAnsi="Courier New" w:cs="Courier New"/>
            <w:sz w:val="16"/>
            <w:szCs w:val="16"/>
            <w:lang w:val="es-ES"/>
            <w:rPrChange w:id="199" w:author="Ramon Casellas" w:date="2025-09-17T14:12:00Z" w16du:dateUtc="2025-09-17T12:12:00Z">
              <w:rPr>
                <w:lang w:val="es-ES"/>
              </w:rPr>
            </w:rPrChange>
          </w:rPr>
          <w:t>rw</w:t>
        </w:r>
        <w:proofErr w:type="spellEnd"/>
        <w:r w:rsidRPr="00FF6266">
          <w:rPr>
            <w:rFonts w:ascii="Courier New" w:hAnsi="Courier New" w:cs="Courier New"/>
            <w:sz w:val="16"/>
            <w:szCs w:val="16"/>
            <w:lang w:val="es-ES"/>
            <w:rPrChange w:id="200"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201"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02" w:author="Ramon Casellas" w:date="2025-09-17T14:12:00Z" w16du:dateUtc="2025-09-17T12:12:00Z">
              <w:rPr>
                <w:lang w:val="es-ES"/>
              </w:rPr>
            </w:rPrChange>
          </w:rPr>
          <w:t>streaming:compacted</w:t>
        </w:r>
        <w:proofErr w:type="gramEnd"/>
        <w:r w:rsidRPr="00FF6266">
          <w:rPr>
            <w:rFonts w:ascii="Courier New" w:hAnsi="Courier New" w:cs="Courier New"/>
            <w:sz w:val="16"/>
            <w:szCs w:val="16"/>
            <w:lang w:val="es-ES"/>
            <w:rPrChange w:id="203" w:author="Ramon Casellas" w:date="2025-09-17T14:12:00Z" w16du:dateUtc="2025-09-17T12:12:00Z">
              <w:rPr>
                <w:lang w:val="es-ES"/>
              </w:rPr>
            </w:rPrChange>
          </w:rPr>
          <w:t>-log-details</w:t>
        </w:r>
        <w:proofErr w:type="spellEnd"/>
        <w:r w:rsidRPr="00FF6266">
          <w:rPr>
            <w:rFonts w:ascii="Courier New" w:hAnsi="Courier New" w:cs="Courier New"/>
            <w:sz w:val="16"/>
            <w:szCs w:val="16"/>
            <w:lang w:val="es-ES"/>
            <w:rPrChange w:id="204" w:author="Ramon Casellas" w:date="2025-09-17T14:12:00Z" w16du:dateUtc="2025-09-17T12:12:00Z">
              <w:rPr>
                <w:lang w:val="es-ES"/>
              </w:rPr>
            </w:rPrChange>
          </w:rPr>
          <w:t xml:space="preserve"> {tapi-</w:t>
        </w:r>
        <w:proofErr w:type="spellStart"/>
        <w:r w:rsidRPr="00FF6266">
          <w:rPr>
            <w:rFonts w:ascii="Courier New" w:hAnsi="Courier New" w:cs="Courier New"/>
            <w:sz w:val="16"/>
            <w:szCs w:val="16"/>
            <w:lang w:val="es-ES"/>
            <w:rPrChange w:id="205" w:author="Ramon Casellas" w:date="2025-09-17T14:12:00Z" w16du:dateUtc="2025-09-17T12:12:00Z">
              <w:rPr>
                <w:lang w:val="es-ES"/>
              </w:rPr>
            </w:rPrChange>
          </w:rPr>
          <w:t>streaming</w:t>
        </w:r>
        <w:proofErr w:type="spellEnd"/>
        <w:r w:rsidRPr="00FF6266">
          <w:rPr>
            <w:rFonts w:ascii="Courier New" w:hAnsi="Courier New" w:cs="Courier New"/>
            <w:sz w:val="16"/>
            <w:szCs w:val="16"/>
            <w:lang w:val="es-ES"/>
            <w:rPrChange w:id="206" w:author="Ramon Casellas" w:date="2025-09-17T14:12:00Z" w16du:dateUtc="2025-09-17T12:12:00Z">
              <w:rPr>
                <w:lang w:val="es-ES"/>
              </w:rPr>
            </w:rPrChange>
          </w:rPr>
          <w:t>}?</w:t>
        </w:r>
        <w:r w:rsidRPr="00FF6266">
          <w:rPr>
            <w:rFonts w:ascii="Courier New" w:hAnsi="Courier New" w:cs="Courier New"/>
            <w:sz w:val="16"/>
            <w:szCs w:val="16"/>
            <w:lang w:val="es-ES"/>
            <w:rPrChange w:id="207"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208"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209"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210"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11" w:author="Ramon Casellas" w:date="2025-09-17T14:12:00Z" w16du:dateUtc="2025-09-17T12:12:00Z">
              <w:rPr>
                <w:lang w:val="es-ES"/>
              </w:rPr>
            </w:rPrChange>
          </w:rPr>
          <w:t>streaming:tombstone</w:t>
        </w:r>
        <w:proofErr w:type="gramEnd"/>
        <w:r w:rsidRPr="00FF6266">
          <w:rPr>
            <w:rFonts w:ascii="Courier New" w:hAnsi="Courier New" w:cs="Courier New"/>
            <w:sz w:val="16"/>
            <w:szCs w:val="16"/>
            <w:lang w:val="es-ES"/>
            <w:rPrChange w:id="212" w:author="Ramon Casellas" w:date="2025-09-17T14:12:00Z" w16du:dateUtc="2025-09-17T12:12:00Z">
              <w:rPr>
                <w:lang w:val="es-ES"/>
              </w:rPr>
            </w:rPrChange>
          </w:rPr>
          <w:t>-retention</w:t>
        </w:r>
        <w:proofErr w:type="spellEnd"/>
        <w:r w:rsidRPr="00FF6266">
          <w:rPr>
            <w:rFonts w:ascii="Courier New" w:hAnsi="Courier New" w:cs="Courier New"/>
            <w:sz w:val="16"/>
            <w:szCs w:val="16"/>
            <w:lang w:val="es-ES"/>
            <w:rPrChange w:id="213" w:author="Ramon Casellas" w:date="2025-09-17T14:12:00Z" w16du:dateUtc="2025-09-17T12:12:00Z">
              <w:rPr>
                <w:lang w:val="es-ES"/>
              </w:rPr>
            </w:rPrChange>
          </w:rPr>
          <w:t>?              string</w:t>
        </w:r>
        <w:r w:rsidRPr="00FF6266">
          <w:rPr>
            <w:rFonts w:ascii="Courier New" w:hAnsi="Courier New" w:cs="Courier New"/>
            <w:sz w:val="16"/>
            <w:szCs w:val="16"/>
            <w:lang w:val="es-ES"/>
            <w:rPrChange w:id="214"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215"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216"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217"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18" w:author="Ramon Casellas" w:date="2025-09-17T14:12:00Z" w16du:dateUtc="2025-09-17T12:12:00Z">
              <w:rPr>
                <w:lang w:val="es-ES"/>
              </w:rPr>
            </w:rPrChange>
          </w:rPr>
          <w:t>streaming:compaction</w:t>
        </w:r>
        <w:proofErr w:type="gramEnd"/>
        <w:r w:rsidRPr="00FF6266">
          <w:rPr>
            <w:rFonts w:ascii="Courier New" w:hAnsi="Courier New" w:cs="Courier New"/>
            <w:sz w:val="16"/>
            <w:szCs w:val="16"/>
            <w:lang w:val="es-ES"/>
            <w:rPrChange w:id="219" w:author="Ramon Casellas" w:date="2025-09-17T14:12:00Z" w16du:dateUtc="2025-09-17T12:12:00Z">
              <w:rPr>
                <w:lang w:val="es-ES"/>
              </w:rPr>
            </w:rPrChange>
          </w:rPr>
          <w:t>-delay</w:t>
        </w:r>
        <w:proofErr w:type="spellEnd"/>
        <w:r w:rsidRPr="00FF6266">
          <w:rPr>
            <w:rFonts w:ascii="Courier New" w:hAnsi="Courier New" w:cs="Courier New"/>
            <w:sz w:val="16"/>
            <w:szCs w:val="16"/>
            <w:lang w:val="es-ES"/>
            <w:rPrChange w:id="220" w:author="Ramon Casellas" w:date="2025-09-17T14:12:00Z" w16du:dateUtc="2025-09-17T12:12:00Z">
              <w:rPr>
                <w:lang w:val="es-ES"/>
              </w:rPr>
            </w:rPrChange>
          </w:rPr>
          <w:t>?                 string</w:t>
        </w:r>
        <w:r w:rsidRPr="00FF6266">
          <w:rPr>
            <w:rFonts w:ascii="Courier New" w:hAnsi="Courier New" w:cs="Courier New"/>
            <w:sz w:val="16"/>
            <w:szCs w:val="16"/>
            <w:lang w:val="es-ES"/>
            <w:rPrChange w:id="221"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222"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223"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224" w:author="Ramon Casellas" w:date="2025-09-17T14:12:00Z" w16du:dateUtc="2025-09-17T12:12:00Z">
              <w:rPr>
                <w:lang w:val="es-ES"/>
              </w:rPr>
            </w:rPrChange>
          </w:rPr>
          <w:t>tapi-streaming:</w:t>
        </w:r>
        <w:proofErr w:type="gramStart"/>
        <w:r w:rsidRPr="00FF6266">
          <w:rPr>
            <w:rFonts w:ascii="Courier New" w:hAnsi="Courier New" w:cs="Courier New"/>
            <w:sz w:val="16"/>
            <w:szCs w:val="16"/>
            <w:lang w:val="es-ES"/>
            <w:rPrChange w:id="225" w:author="Ramon Casellas" w:date="2025-09-17T14:12:00Z" w16du:dateUtc="2025-09-17T12:12:00Z">
              <w:rPr>
                <w:lang w:val="es-ES"/>
              </w:rPr>
            </w:rPrChange>
          </w:rPr>
          <w:t>max-allowed-segment-roll-delay</w:t>
        </w:r>
        <w:proofErr w:type="spellEnd"/>
        <w:r w:rsidRPr="00FF6266">
          <w:rPr>
            <w:rFonts w:ascii="Courier New" w:hAnsi="Courier New" w:cs="Courier New"/>
            <w:sz w:val="16"/>
            <w:szCs w:val="16"/>
            <w:lang w:val="es-ES"/>
            <w:rPrChange w:id="226" w:author="Ramon Casellas" w:date="2025-09-17T14:12:00Z" w16du:dateUtc="2025-09-17T12:12:00Z">
              <w:rPr>
                <w:lang w:val="es-ES"/>
              </w:rPr>
            </w:rPrChange>
          </w:rPr>
          <w:t>?</w:t>
        </w:r>
        <w:proofErr w:type="gramEnd"/>
        <w:r w:rsidRPr="00FF6266">
          <w:rPr>
            <w:rFonts w:ascii="Courier New" w:hAnsi="Courier New" w:cs="Courier New"/>
            <w:sz w:val="16"/>
            <w:szCs w:val="16"/>
            <w:lang w:val="es-ES"/>
            <w:rPrChange w:id="227" w:author="Ramon Casellas" w:date="2025-09-17T14:12:00Z" w16du:dateUtc="2025-09-17T12:12:00Z">
              <w:rPr>
                <w:lang w:val="es-ES"/>
              </w:rPr>
            </w:rPrChange>
          </w:rPr>
          <w:t xml:space="preserve">   string</w:t>
        </w:r>
        <w:r w:rsidRPr="00FF6266">
          <w:rPr>
            <w:rFonts w:ascii="Courier New" w:hAnsi="Courier New" w:cs="Courier New"/>
            <w:sz w:val="16"/>
            <w:szCs w:val="16"/>
            <w:lang w:val="es-ES"/>
            <w:rPrChange w:id="228"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229"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230"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231" w:author="Ramon Casellas" w:date="2025-09-17T14:12:00Z" w16du:dateUtc="2025-09-17T12:12:00Z">
              <w:rPr>
                <w:lang w:val="es-ES"/>
              </w:rPr>
            </w:rPrChange>
          </w:rPr>
          <w:t>tapi-streaming:</w:t>
        </w:r>
        <w:proofErr w:type="gramStart"/>
        <w:r w:rsidRPr="00FF6266">
          <w:rPr>
            <w:rFonts w:ascii="Courier New" w:hAnsi="Courier New" w:cs="Courier New"/>
            <w:sz w:val="16"/>
            <w:szCs w:val="16"/>
            <w:lang w:val="es-ES"/>
            <w:rPrChange w:id="232" w:author="Ramon Casellas" w:date="2025-09-17T14:12:00Z" w16du:dateUtc="2025-09-17T12:12:00Z">
              <w:rPr>
                <w:lang w:val="es-ES"/>
              </w:rPr>
            </w:rPrChange>
          </w:rPr>
          <w:t>max-compaction-lag</w:t>
        </w:r>
        <w:proofErr w:type="spellEnd"/>
        <w:r w:rsidRPr="00FF6266">
          <w:rPr>
            <w:rFonts w:ascii="Courier New" w:hAnsi="Courier New" w:cs="Courier New"/>
            <w:sz w:val="16"/>
            <w:szCs w:val="16"/>
            <w:lang w:val="es-ES"/>
            <w:rPrChange w:id="233" w:author="Ramon Casellas" w:date="2025-09-17T14:12:00Z" w16du:dateUtc="2025-09-17T12:12:00Z">
              <w:rPr>
                <w:lang w:val="es-ES"/>
              </w:rPr>
            </w:rPrChange>
          </w:rPr>
          <w:t>?</w:t>
        </w:r>
        <w:proofErr w:type="gramEnd"/>
        <w:r w:rsidRPr="00FF6266">
          <w:rPr>
            <w:rFonts w:ascii="Courier New" w:hAnsi="Courier New" w:cs="Courier New"/>
            <w:sz w:val="16"/>
            <w:szCs w:val="16"/>
            <w:lang w:val="es-ES"/>
            <w:rPrChange w:id="234" w:author="Ramon Casellas" w:date="2025-09-17T14:12:00Z" w16du:dateUtc="2025-09-17T12:12:00Z">
              <w:rPr>
                <w:lang w:val="es-ES"/>
              </w:rPr>
            </w:rPrChange>
          </w:rPr>
          <w:t xml:space="preserve">               string</w:t>
        </w:r>
        <w:r w:rsidRPr="00FF6266">
          <w:rPr>
            <w:rFonts w:ascii="Courier New" w:hAnsi="Courier New" w:cs="Courier New"/>
            <w:sz w:val="16"/>
            <w:szCs w:val="16"/>
            <w:lang w:val="es-ES"/>
            <w:rPrChange w:id="235" w:author="Ramon Casellas" w:date="2025-09-17T14:12:00Z" w16du:dateUtc="2025-09-17T12:12:00Z">
              <w:rPr>
                <w:lang w:val="es-ES"/>
              </w:rPr>
            </w:rPrChange>
          </w:rPr>
          <w:br/>
          <w:t xml:space="preserve">     |     +--ro </w:t>
        </w:r>
        <w:proofErr w:type="spellStart"/>
        <w:r w:rsidRPr="0058332F">
          <w:rPr>
            <w:rFonts w:ascii="Courier New" w:hAnsi="Courier New" w:cs="Courier New"/>
            <w:b/>
            <w:bCs/>
            <w:sz w:val="16"/>
            <w:szCs w:val="16"/>
            <w:lang w:val="es-ES"/>
            <w:rPrChange w:id="236" w:author="Ramon Casellas" w:date="2025-09-17T14:19:00Z" w16du:dateUtc="2025-09-17T12:19:00Z">
              <w:rPr>
                <w:lang w:val="es-ES"/>
              </w:rPr>
            </w:rPrChange>
          </w:rPr>
          <w:t>tapi-</w:t>
        </w:r>
        <w:proofErr w:type="gramStart"/>
        <w:r w:rsidRPr="0058332F">
          <w:rPr>
            <w:rFonts w:ascii="Courier New" w:hAnsi="Courier New" w:cs="Courier New"/>
            <w:b/>
            <w:bCs/>
            <w:sz w:val="16"/>
            <w:szCs w:val="16"/>
            <w:lang w:val="es-ES"/>
            <w:rPrChange w:id="237" w:author="Ramon Casellas" w:date="2025-09-17T14:19:00Z" w16du:dateUtc="2025-09-17T12:19:00Z">
              <w:rPr>
                <w:lang w:val="es-ES"/>
              </w:rPr>
            </w:rPrChange>
          </w:rPr>
          <w:t>streaming:connection</w:t>
        </w:r>
        <w:proofErr w:type="gramEnd"/>
        <w:r w:rsidRPr="0058332F">
          <w:rPr>
            <w:rFonts w:ascii="Courier New" w:hAnsi="Courier New" w:cs="Courier New"/>
            <w:b/>
            <w:bCs/>
            <w:sz w:val="16"/>
            <w:szCs w:val="16"/>
            <w:lang w:val="es-ES"/>
            <w:rPrChange w:id="238" w:author="Ramon Casellas" w:date="2025-09-17T14:19:00Z" w16du:dateUtc="2025-09-17T12:19:00Z">
              <w:rPr>
                <w:lang w:val="es-ES"/>
              </w:rPr>
            </w:rPrChange>
          </w:rPr>
          <w:t>-protocol-details</w:t>
        </w:r>
        <w:proofErr w:type="spellEnd"/>
        <w:r w:rsidRPr="00FF6266">
          <w:rPr>
            <w:rFonts w:ascii="Courier New" w:hAnsi="Courier New" w:cs="Courier New"/>
            <w:sz w:val="16"/>
            <w:szCs w:val="16"/>
            <w:lang w:val="es-ES"/>
            <w:rPrChange w:id="239" w:author="Ramon Casellas" w:date="2025-09-17T14:12:00Z" w16du:dateUtc="2025-09-17T12:12:00Z">
              <w:rPr>
                <w:lang w:val="es-ES"/>
              </w:rPr>
            </w:rPrChange>
          </w:rPr>
          <w:t xml:space="preserve"> {tapi-</w:t>
        </w:r>
        <w:proofErr w:type="spellStart"/>
        <w:r w:rsidRPr="00FF6266">
          <w:rPr>
            <w:rFonts w:ascii="Courier New" w:hAnsi="Courier New" w:cs="Courier New"/>
            <w:sz w:val="16"/>
            <w:szCs w:val="16"/>
            <w:lang w:val="es-ES"/>
            <w:rPrChange w:id="240" w:author="Ramon Casellas" w:date="2025-09-17T14:12:00Z" w16du:dateUtc="2025-09-17T12:12:00Z">
              <w:rPr>
                <w:lang w:val="es-ES"/>
              </w:rPr>
            </w:rPrChange>
          </w:rPr>
          <w:t>streaming</w:t>
        </w:r>
        <w:proofErr w:type="spellEnd"/>
        <w:r w:rsidRPr="00FF6266">
          <w:rPr>
            <w:rFonts w:ascii="Courier New" w:hAnsi="Courier New" w:cs="Courier New"/>
            <w:sz w:val="16"/>
            <w:szCs w:val="16"/>
            <w:lang w:val="es-ES"/>
            <w:rPrChange w:id="241" w:author="Ramon Casellas" w:date="2025-09-17T14:12:00Z" w16du:dateUtc="2025-09-17T12:12:00Z">
              <w:rPr>
                <w:lang w:val="es-ES"/>
              </w:rPr>
            </w:rPrChange>
          </w:rPr>
          <w:t>}?</w:t>
        </w:r>
        <w:r w:rsidRPr="00FF6266">
          <w:rPr>
            <w:rFonts w:ascii="Courier New" w:hAnsi="Courier New" w:cs="Courier New"/>
            <w:sz w:val="16"/>
            <w:szCs w:val="16"/>
            <w:lang w:val="es-ES"/>
            <w:rPrChange w:id="242"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243"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244" w:author="Ramon Casellas" w:date="2025-09-17T14:12:00Z" w16du:dateUtc="2025-09-17T12:12:00Z">
              <w:rPr>
                <w:lang w:val="es-ES"/>
              </w:rPr>
            </w:rPrChange>
          </w:rPr>
          <w:t xml:space="preserve">--ro </w:t>
        </w:r>
        <w:proofErr w:type="spellStart"/>
        <w:r w:rsidRPr="0058332F">
          <w:rPr>
            <w:rFonts w:ascii="Courier New" w:hAnsi="Courier New" w:cs="Courier New"/>
            <w:b/>
            <w:bCs/>
            <w:sz w:val="16"/>
            <w:szCs w:val="16"/>
            <w:lang w:val="es-ES"/>
            <w:rPrChange w:id="245" w:author="Ramon Casellas" w:date="2025-09-17T14:19:00Z" w16du:dateUtc="2025-09-17T12:19:00Z">
              <w:rPr>
                <w:lang w:val="es-ES"/>
              </w:rPr>
            </w:rPrChange>
          </w:rPr>
          <w:t>tapi-</w:t>
        </w:r>
        <w:proofErr w:type="gramStart"/>
        <w:r w:rsidRPr="0058332F">
          <w:rPr>
            <w:rFonts w:ascii="Courier New" w:hAnsi="Courier New" w:cs="Courier New"/>
            <w:b/>
            <w:bCs/>
            <w:sz w:val="16"/>
            <w:szCs w:val="16"/>
            <w:lang w:val="es-ES"/>
            <w:rPrChange w:id="246" w:author="Ramon Casellas" w:date="2025-09-17T14:19:00Z" w16du:dateUtc="2025-09-17T12:19:00Z">
              <w:rPr>
                <w:lang w:val="es-ES"/>
              </w:rPr>
            </w:rPrChange>
          </w:rPr>
          <w:t>streaming:allowed</w:t>
        </w:r>
        <w:proofErr w:type="gramEnd"/>
        <w:r w:rsidRPr="0058332F">
          <w:rPr>
            <w:rFonts w:ascii="Courier New" w:hAnsi="Courier New" w:cs="Courier New"/>
            <w:b/>
            <w:bCs/>
            <w:sz w:val="16"/>
            <w:szCs w:val="16"/>
            <w:lang w:val="es-ES"/>
            <w:rPrChange w:id="247" w:author="Ramon Casellas" w:date="2025-09-17T14:19:00Z" w16du:dateUtc="2025-09-17T12:19:00Z">
              <w:rPr>
                <w:lang w:val="es-ES"/>
              </w:rPr>
            </w:rPrChange>
          </w:rPr>
          <w:t>-connection-protocols</w:t>
        </w:r>
        <w:proofErr w:type="spellEnd"/>
        <w:r w:rsidRPr="00FF6266">
          <w:rPr>
            <w:rFonts w:ascii="Courier New" w:hAnsi="Courier New" w:cs="Courier New"/>
            <w:sz w:val="16"/>
            <w:szCs w:val="16"/>
            <w:lang w:val="es-ES"/>
            <w:rPrChange w:id="248"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249" w:author="Ramon Casellas" w:date="2025-09-17T14:12:00Z" w16du:dateUtc="2025-09-17T12:12:00Z">
              <w:rPr>
                <w:lang w:val="es-ES"/>
              </w:rPr>
            </w:rPrChange>
          </w:rPr>
          <w:t>connection-protocol</w:t>
        </w:r>
        <w:proofErr w:type="spellEnd"/>
        <w:r w:rsidRPr="00FF6266">
          <w:rPr>
            <w:rFonts w:ascii="Courier New" w:hAnsi="Courier New" w:cs="Courier New"/>
            <w:sz w:val="16"/>
            <w:szCs w:val="16"/>
            <w:lang w:val="es-ES"/>
            <w:rPrChange w:id="250" w:author="Ramon Casellas" w:date="2025-09-17T14:12:00Z" w16du:dateUtc="2025-09-17T12:12:00Z">
              <w:rPr>
                <w:lang w:val="es-ES"/>
              </w:rPr>
            </w:rPrChange>
          </w:rPr>
          <w:br/>
          <w:t xml:space="preserve">     |     </w:t>
        </w:r>
        <w:proofErr w:type="gramStart"/>
        <w:r w:rsidRPr="00FF6266">
          <w:rPr>
            <w:rFonts w:ascii="Courier New" w:hAnsi="Courier New" w:cs="Courier New"/>
            <w:sz w:val="16"/>
            <w:szCs w:val="16"/>
            <w:lang w:val="es-ES"/>
            <w:rPrChange w:id="251" w:author="Ramon Casellas" w:date="2025-09-17T14:12:00Z" w16du:dateUtc="2025-09-17T12:12:00Z">
              <w:rPr>
                <w:lang w:val="es-ES"/>
              </w:rPr>
            </w:rPrChange>
          </w:rPr>
          <w:t>|  +</w:t>
        </w:r>
        <w:proofErr w:type="gramEnd"/>
        <w:r w:rsidRPr="00FF6266">
          <w:rPr>
            <w:rFonts w:ascii="Courier New" w:hAnsi="Courier New" w:cs="Courier New"/>
            <w:sz w:val="16"/>
            <w:szCs w:val="16"/>
            <w:lang w:val="es-ES"/>
            <w:rPrChange w:id="252" w:author="Ramon Casellas" w:date="2025-09-17T14:12:00Z" w16du:dateUtc="2025-09-17T12:12:00Z">
              <w:rPr>
                <w:lang w:val="es-ES"/>
              </w:rPr>
            </w:rPrChange>
          </w:rPr>
          <w:t xml:space="preserve">--ro </w:t>
        </w:r>
        <w:proofErr w:type="spellStart"/>
        <w:r w:rsidRPr="00FF6266">
          <w:rPr>
            <w:rFonts w:ascii="Courier New" w:hAnsi="Courier New" w:cs="Courier New"/>
            <w:sz w:val="16"/>
            <w:szCs w:val="16"/>
            <w:lang w:val="es-ES"/>
            <w:rPrChange w:id="253"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54" w:author="Ramon Casellas" w:date="2025-09-17T14:12:00Z" w16du:dateUtc="2025-09-17T12:12:00Z">
              <w:rPr>
                <w:lang w:val="es-ES"/>
              </w:rPr>
            </w:rPrChange>
          </w:rPr>
          <w:t>streaming:encoding</w:t>
        </w:r>
        <w:proofErr w:type="gramEnd"/>
        <w:r w:rsidRPr="00FF6266">
          <w:rPr>
            <w:rFonts w:ascii="Courier New" w:hAnsi="Courier New" w:cs="Courier New"/>
            <w:sz w:val="16"/>
            <w:szCs w:val="16"/>
            <w:lang w:val="es-ES"/>
            <w:rPrChange w:id="255" w:author="Ramon Casellas" w:date="2025-09-17T14:12:00Z" w16du:dateUtc="2025-09-17T12:12:00Z">
              <w:rPr>
                <w:lang w:val="es-ES"/>
              </w:rPr>
            </w:rPrChange>
          </w:rPr>
          <w:t>-format</w:t>
        </w:r>
        <w:proofErr w:type="spellEnd"/>
        <w:r w:rsidRPr="00FF6266">
          <w:rPr>
            <w:rFonts w:ascii="Courier New" w:hAnsi="Courier New" w:cs="Courier New"/>
            <w:sz w:val="16"/>
            <w:szCs w:val="16"/>
            <w:lang w:val="es-ES"/>
            <w:rPrChange w:id="256"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257" w:author="Ramon Casellas" w:date="2025-09-17T14:12:00Z" w16du:dateUtc="2025-09-17T12:12:00Z">
              <w:rPr>
                <w:lang w:val="es-ES"/>
              </w:rPr>
            </w:rPrChange>
          </w:rPr>
          <w:t>encoding-format</w:t>
        </w:r>
        <w:proofErr w:type="spellEnd"/>
        <w:r w:rsidRPr="00FF6266">
          <w:rPr>
            <w:rFonts w:ascii="Courier New" w:hAnsi="Courier New" w:cs="Courier New"/>
            <w:sz w:val="16"/>
            <w:szCs w:val="16"/>
            <w:lang w:val="es-ES"/>
            <w:rPrChange w:id="258"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259"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60" w:author="Ramon Casellas" w:date="2025-09-17T14:12:00Z" w16du:dateUtc="2025-09-17T12:12:00Z">
              <w:rPr>
                <w:lang w:val="es-ES"/>
              </w:rPr>
            </w:rPrChange>
          </w:rPr>
          <w:t>streaming:information</w:t>
        </w:r>
        <w:proofErr w:type="gramEnd"/>
        <w:r w:rsidRPr="00FF6266">
          <w:rPr>
            <w:rFonts w:ascii="Courier New" w:hAnsi="Courier New" w:cs="Courier New"/>
            <w:sz w:val="16"/>
            <w:szCs w:val="16"/>
            <w:lang w:val="es-ES"/>
            <w:rPrChange w:id="261" w:author="Ramon Casellas" w:date="2025-09-17T14:12:00Z" w16du:dateUtc="2025-09-17T12:12:00Z">
              <w:rPr>
                <w:lang w:val="es-ES"/>
              </w:rPr>
            </w:rPrChange>
          </w:rPr>
          <w:t>-record-strategy</w:t>
        </w:r>
        <w:proofErr w:type="spellEnd"/>
        <w:r w:rsidRPr="00FF6266">
          <w:rPr>
            <w:rFonts w:ascii="Courier New" w:hAnsi="Courier New" w:cs="Courier New"/>
            <w:sz w:val="16"/>
            <w:szCs w:val="16"/>
            <w:lang w:val="es-ES"/>
            <w:rPrChange w:id="262" w:author="Ramon Casellas" w:date="2025-09-17T14:12:00Z" w16du:dateUtc="2025-09-17T12:12:00Z">
              <w:rPr>
                <w:lang w:val="es-ES"/>
              </w:rPr>
            </w:rPrChange>
          </w:rPr>
          <w:t xml:space="preserve"> {tapi-</w:t>
        </w:r>
        <w:proofErr w:type="spellStart"/>
        <w:r w:rsidRPr="00FF6266">
          <w:rPr>
            <w:rFonts w:ascii="Courier New" w:hAnsi="Courier New" w:cs="Courier New"/>
            <w:sz w:val="16"/>
            <w:szCs w:val="16"/>
            <w:lang w:val="es-ES"/>
            <w:rPrChange w:id="263" w:author="Ramon Casellas" w:date="2025-09-17T14:12:00Z" w16du:dateUtc="2025-09-17T12:12:00Z">
              <w:rPr>
                <w:lang w:val="es-ES"/>
              </w:rPr>
            </w:rPrChange>
          </w:rPr>
          <w:t>streaming</w:t>
        </w:r>
        <w:proofErr w:type="spellEnd"/>
        <w:r w:rsidRPr="00FF6266">
          <w:rPr>
            <w:rFonts w:ascii="Courier New" w:hAnsi="Courier New" w:cs="Courier New"/>
            <w:sz w:val="16"/>
            <w:szCs w:val="16"/>
            <w:lang w:val="es-ES"/>
            <w:rPrChange w:id="264" w:author="Ramon Casellas" w:date="2025-09-17T14:12:00Z" w16du:dateUtc="2025-09-17T12:12:00Z">
              <w:rPr>
                <w:lang w:val="es-ES"/>
              </w:rPr>
            </w:rPrChange>
          </w:rPr>
          <w:t>}?</w:t>
        </w:r>
        <w:r w:rsidRPr="00FF6266">
          <w:rPr>
            <w:rFonts w:ascii="Courier New" w:hAnsi="Courier New" w:cs="Courier New"/>
            <w:sz w:val="16"/>
            <w:szCs w:val="16"/>
            <w:lang w:val="es-ES"/>
            <w:rPrChange w:id="265"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266"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67" w:author="Ramon Casellas" w:date="2025-09-17T14:12:00Z" w16du:dateUtc="2025-09-17T12:12:00Z">
              <w:rPr>
                <w:lang w:val="es-ES"/>
              </w:rPr>
            </w:rPrChange>
          </w:rPr>
          <w:t>streaming:record</w:t>
        </w:r>
        <w:proofErr w:type="gramEnd"/>
        <w:r w:rsidRPr="00FF6266">
          <w:rPr>
            <w:rFonts w:ascii="Courier New" w:hAnsi="Courier New" w:cs="Courier New"/>
            <w:sz w:val="16"/>
            <w:szCs w:val="16"/>
            <w:lang w:val="es-ES"/>
            <w:rPrChange w:id="268" w:author="Ramon Casellas" w:date="2025-09-17T14:12:00Z" w16du:dateUtc="2025-09-17T12:12:00Z">
              <w:rPr>
                <w:lang w:val="es-ES"/>
              </w:rPr>
            </w:rPrChange>
          </w:rPr>
          <w:t>-suppression</w:t>
        </w:r>
        <w:proofErr w:type="spellEnd"/>
        <w:r w:rsidRPr="00FF6266">
          <w:rPr>
            <w:rFonts w:ascii="Courier New" w:hAnsi="Courier New" w:cs="Courier New"/>
            <w:sz w:val="16"/>
            <w:szCs w:val="16"/>
            <w:lang w:val="es-ES"/>
            <w:rPrChange w:id="269"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270" w:author="Ramon Casellas" w:date="2025-09-17T14:12:00Z" w16du:dateUtc="2025-09-17T12:12:00Z">
              <w:rPr>
                <w:lang w:val="es-ES"/>
              </w:rPr>
            </w:rPrChange>
          </w:rPr>
          <w:t>record-suppression</w:t>
        </w:r>
        <w:proofErr w:type="spellEnd"/>
        <w:r w:rsidRPr="00FF6266">
          <w:rPr>
            <w:rFonts w:ascii="Courier New" w:hAnsi="Courier New" w:cs="Courier New"/>
            <w:sz w:val="16"/>
            <w:szCs w:val="16"/>
            <w:lang w:val="es-ES"/>
            <w:rPrChange w:id="271"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272" w:author="Ramon Casellas" w:date="2025-09-17T14:12:00Z" w16du:dateUtc="2025-09-17T12:12:00Z">
              <w:rPr>
                <w:lang w:val="es-ES"/>
              </w:rPr>
            </w:rPrChange>
          </w:rPr>
          <w:t>tapi-streaming:</w:t>
        </w:r>
        <w:proofErr w:type="gramStart"/>
        <w:r w:rsidRPr="00FF6266">
          <w:rPr>
            <w:rFonts w:ascii="Courier New" w:hAnsi="Courier New" w:cs="Courier New"/>
            <w:sz w:val="16"/>
            <w:szCs w:val="16"/>
            <w:lang w:val="es-ES"/>
            <w:rPrChange w:id="273" w:author="Ramon Casellas" w:date="2025-09-17T14:12:00Z" w16du:dateUtc="2025-09-17T12:12:00Z">
              <w:rPr>
                <w:lang w:val="es-ES"/>
              </w:rPr>
            </w:rPrChange>
          </w:rPr>
          <w:t>value-expectation</w:t>
        </w:r>
        <w:proofErr w:type="spellEnd"/>
        <w:r w:rsidRPr="00FF6266">
          <w:rPr>
            <w:rFonts w:ascii="Courier New" w:hAnsi="Courier New" w:cs="Courier New"/>
            <w:sz w:val="16"/>
            <w:szCs w:val="16"/>
            <w:lang w:val="es-ES"/>
            <w:rPrChange w:id="274" w:author="Ramon Casellas" w:date="2025-09-17T14:12:00Z" w16du:dateUtc="2025-09-17T12:12:00Z">
              <w:rPr>
                <w:lang w:val="es-ES"/>
              </w:rPr>
            </w:rPrChange>
          </w:rPr>
          <w:t>?</w:t>
        </w:r>
        <w:proofErr w:type="gramEnd"/>
        <w:r w:rsidRPr="00FF6266">
          <w:rPr>
            <w:rFonts w:ascii="Courier New" w:hAnsi="Courier New" w:cs="Courier New"/>
            <w:sz w:val="16"/>
            <w:szCs w:val="16"/>
            <w:lang w:val="es-ES"/>
            <w:rPrChange w:id="275"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276" w:author="Ramon Casellas" w:date="2025-09-17T14:12:00Z" w16du:dateUtc="2025-09-17T12:12:00Z">
              <w:rPr>
                <w:lang w:val="es-ES"/>
              </w:rPr>
            </w:rPrChange>
          </w:rPr>
          <w:t>value-expectation</w:t>
        </w:r>
        <w:proofErr w:type="spellEnd"/>
        <w:r w:rsidRPr="00FF6266">
          <w:rPr>
            <w:rFonts w:ascii="Courier New" w:hAnsi="Courier New" w:cs="Courier New"/>
            <w:sz w:val="16"/>
            <w:szCs w:val="16"/>
            <w:lang w:val="es-ES"/>
            <w:rPrChange w:id="277" w:author="Ramon Casellas" w:date="2025-09-17T14:12:00Z" w16du:dateUtc="2025-09-17T12:12:00Z">
              <w:rPr>
                <w:lang w:val="es-ES"/>
              </w:rPr>
            </w:rPrChange>
          </w:rPr>
          <w:br/>
          <w:t xml:space="preserve">     |        +--ro </w:t>
        </w:r>
        <w:proofErr w:type="spellStart"/>
        <w:r w:rsidRPr="00FF6266">
          <w:rPr>
            <w:rFonts w:ascii="Courier New" w:hAnsi="Courier New" w:cs="Courier New"/>
            <w:sz w:val="16"/>
            <w:szCs w:val="16"/>
            <w:lang w:val="es-ES"/>
            <w:rPrChange w:id="278" w:author="Ramon Casellas" w:date="2025-09-17T14:12:00Z" w16du:dateUtc="2025-09-17T12:12:00Z">
              <w:rPr>
                <w:lang w:val="es-ES"/>
              </w:rPr>
            </w:rPrChange>
          </w:rPr>
          <w:t>tapi-</w:t>
        </w:r>
        <w:proofErr w:type="gramStart"/>
        <w:r w:rsidRPr="00FF6266">
          <w:rPr>
            <w:rFonts w:ascii="Courier New" w:hAnsi="Courier New" w:cs="Courier New"/>
            <w:sz w:val="16"/>
            <w:szCs w:val="16"/>
            <w:lang w:val="es-ES"/>
            <w:rPrChange w:id="279" w:author="Ramon Casellas" w:date="2025-09-17T14:12:00Z" w16du:dateUtc="2025-09-17T12:12:00Z">
              <w:rPr>
                <w:lang w:val="es-ES"/>
              </w:rPr>
            </w:rPrChange>
          </w:rPr>
          <w:t>streaming:allowed</w:t>
        </w:r>
        <w:proofErr w:type="gramEnd"/>
        <w:r w:rsidRPr="00FF6266">
          <w:rPr>
            <w:rFonts w:ascii="Courier New" w:hAnsi="Courier New" w:cs="Courier New"/>
            <w:sz w:val="16"/>
            <w:szCs w:val="16"/>
            <w:lang w:val="es-ES"/>
            <w:rPrChange w:id="280" w:author="Ramon Casellas" w:date="2025-09-17T14:12:00Z" w16du:dateUtc="2025-09-17T12:12:00Z">
              <w:rPr>
                <w:lang w:val="es-ES"/>
              </w:rPr>
            </w:rPrChange>
          </w:rPr>
          <w:t>-dither-from-value-expectation</w:t>
        </w:r>
        <w:proofErr w:type="spellEnd"/>
        <w:r w:rsidRPr="00FF6266">
          <w:rPr>
            <w:rFonts w:ascii="Courier New" w:hAnsi="Courier New" w:cs="Courier New"/>
            <w:sz w:val="16"/>
            <w:szCs w:val="16"/>
            <w:lang w:val="es-ES"/>
            <w:rPrChange w:id="281" w:author="Ramon Casellas" w:date="2025-09-17T14:12:00Z" w16du:dateUtc="2025-09-17T12:12:00Z">
              <w:rPr>
                <w:lang w:val="es-ES"/>
              </w:rPr>
            </w:rPrChange>
          </w:rPr>
          <w:t xml:space="preserve">?   </w:t>
        </w:r>
        <w:proofErr w:type="spellStart"/>
        <w:r w:rsidRPr="00FF6266">
          <w:rPr>
            <w:rFonts w:ascii="Courier New" w:hAnsi="Courier New" w:cs="Courier New"/>
            <w:sz w:val="16"/>
            <w:szCs w:val="16"/>
            <w:lang w:val="es-ES"/>
            <w:rPrChange w:id="282" w:author="Ramon Casellas" w:date="2025-09-17T14:12:00Z" w16du:dateUtc="2025-09-17T12:12:00Z">
              <w:rPr>
                <w:lang w:val="es-ES"/>
              </w:rPr>
            </w:rPrChange>
          </w:rPr>
          <w:t>value-expectation-dither</w:t>
        </w:r>
        <w:proofErr w:type="spellEnd"/>
      </w:ins>
    </w:p>
    <w:p w14:paraId="1B776AA8" w14:textId="74B0FDA0" w:rsidR="00FD0DB7" w:rsidRPr="00F963C8" w:rsidRDefault="00FD0DB7" w:rsidP="00FD0DB7">
      <w:pPr>
        <w:rPr>
          <w:ins w:id="283" w:author="Ramon Casellas" w:date="2025-09-17T14:18:00Z" w16du:dateUtc="2025-09-17T12:18:00Z"/>
          <w:rFonts w:ascii="Courier New" w:hAnsi="Courier New" w:cs="Courier New"/>
          <w:sz w:val="16"/>
          <w:szCs w:val="16"/>
        </w:rPr>
      </w:pPr>
      <w:ins w:id="284" w:author="Ramon Casellas" w:date="2025-09-17T14:18:00Z" w16du:dateUtc="2025-09-17T12:18:00Z">
        <w:r>
          <w:t>Yang Tree-ST-0.2b</w:t>
        </w:r>
      </w:ins>
    </w:p>
    <w:p w14:paraId="7E057BBA" w14:textId="77777777" w:rsidR="0058332F" w:rsidRPr="0058332F" w:rsidRDefault="0058332F">
      <w:pPr>
        <w:spacing w:line="360" w:lineRule="auto"/>
        <w:rPr>
          <w:ins w:id="285" w:author="Ramon Casellas" w:date="2025-09-17T14:18:00Z"/>
          <w:rFonts w:ascii="Courier New" w:hAnsi="Courier New" w:cs="Courier New"/>
          <w:sz w:val="16"/>
          <w:szCs w:val="16"/>
          <w:lang w:val="es-ES"/>
          <w:rPrChange w:id="286" w:author="Ramon Casellas" w:date="2025-09-17T14:18:00Z" w16du:dateUtc="2025-09-17T12:18:00Z">
            <w:rPr>
              <w:ins w:id="287" w:author="Ramon Casellas" w:date="2025-09-17T14:18:00Z"/>
              <w:lang w:val="es-ES"/>
            </w:rPr>
          </w:rPrChange>
        </w:rPr>
        <w:pPrChange w:id="288" w:author="Ramon Casellas" w:date="2025-09-17T14:31:00Z" w16du:dateUtc="2025-09-17T12:31:00Z">
          <w:pPr/>
        </w:pPrChange>
      </w:pPr>
      <w:ins w:id="289" w:author="Ramon Casellas" w:date="2025-09-17T14:18:00Z">
        <w:r w:rsidRPr="0058332F">
          <w:rPr>
            <w:rFonts w:ascii="Courier New" w:hAnsi="Courier New" w:cs="Courier New"/>
            <w:sz w:val="16"/>
            <w:szCs w:val="16"/>
            <w:lang w:val="es-ES"/>
            <w:rPrChange w:id="290" w:author="Ramon Casellas" w:date="2025-09-17T14:18:00Z" w16du:dateUtc="2025-09-17T12:18:00Z">
              <w:rPr>
                <w:lang w:val="es-ES"/>
              </w:rPr>
            </w:rPrChange>
          </w:rPr>
          <w:t>module: tapi-</w:t>
        </w:r>
        <w:proofErr w:type="spellStart"/>
        <w:r w:rsidRPr="0058332F">
          <w:rPr>
            <w:rFonts w:ascii="Courier New" w:hAnsi="Courier New" w:cs="Courier New"/>
            <w:sz w:val="16"/>
            <w:szCs w:val="16"/>
            <w:lang w:val="es-ES"/>
            <w:rPrChange w:id="291" w:author="Ramon Casellas" w:date="2025-09-17T14:18:00Z" w16du:dateUtc="2025-09-17T12:18:00Z">
              <w:rPr>
                <w:lang w:val="es-ES"/>
              </w:rPr>
            </w:rPrChange>
          </w:rPr>
          <w:t>common</w:t>
        </w:r>
        <w:proofErr w:type="spellEnd"/>
        <w:r w:rsidRPr="0058332F">
          <w:rPr>
            <w:rFonts w:ascii="Courier New" w:hAnsi="Courier New" w:cs="Courier New"/>
            <w:sz w:val="16"/>
            <w:szCs w:val="16"/>
            <w:lang w:val="es-ES"/>
            <w:rPrChange w:id="292" w:author="Ramon Casellas" w:date="2025-09-17T14:18:00Z" w16du:dateUtc="2025-09-17T12:18:00Z">
              <w:rPr>
                <w:lang w:val="es-ES"/>
              </w:rPr>
            </w:rPrChange>
          </w:rPr>
          <w:br/>
          <w:t xml:space="preserve">  +--</w:t>
        </w:r>
        <w:proofErr w:type="spellStart"/>
        <w:r w:rsidRPr="0058332F">
          <w:rPr>
            <w:rFonts w:ascii="Courier New" w:hAnsi="Courier New" w:cs="Courier New"/>
            <w:sz w:val="16"/>
            <w:szCs w:val="16"/>
            <w:lang w:val="es-ES"/>
            <w:rPrChange w:id="293" w:author="Ramon Casellas" w:date="2025-09-17T14:18:00Z" w16du:dateUtc="2025-09-17T12:18:00Z">
              <w:rPr>
                <w:lang w:val="es-ES"/>
              </w:rPr>
            </w:rPrChange>
          </w:rPr>
          <w:t>rw</w:t>
        </w:r>
        <w:proofErr w:type="spellEnd"/>
        <w:r w:rsidRPr="0058332F">
          <w:rPr>
            <w:rFonts w:ascii="Courier New" w:hAnsi="Courier New" w:cs="Courier New"/>
            <w:sz w:val="16"/>
            <w:szCs w:val="16"/>
            <w:lang w:val="es-ES"/>
            <w:rPrChange w:id="294"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295" w:author="Ramon Casellas" w:date="2025-09-17T14:18:00Z" w16du:dateUtc="2025-09-17T12:18:00Z">
              <w:rPr>
                <w:lang w:val="es-ES"/>
              </w:rPr>
            </w:rPrChange>
          </w:rPr>
          <w:t>context</w:t>
        </w:r>
        <w:proofErr w:type="spellEnd"/>
        <w:r w:rsidRPr="0058332F">
          <w:rPr>
            <w:rFonts w:ascii="Courier New" w:hAnsi="Courier New" w:cs="Courier New"/>
            <w:sz w:val="16"/>
            <w:szCs w:val="16"/>
            <w:lang w:val="es-ES"/>
            <w:rPrChange w:id="296" w:author="Ramon Casellas" w:date="2025-09-17T14:18:00Z" w16du:dateUtc="2025-09-17T12:18:00Z">
              <w:rPr>
                <w:lang w:val="es-ES"/>
              </w:rPr>
            </w:rPrChange>
          </w:rPr>
          <w:br/>
        </w:r>
        <w:r w:rsidRPr="0058332F">
          <w:rPr>
            <w:rFonts w:ascii="Courier New" w:hAnsi="Courier New" w:cs="Courier New"/>
            <w:sz w:val="16"/>
            <w:szCs w:val="16"/>
            <w:lang w:val="es-ES"/>
            <w:rPrChange w:id="297" w:author="Ramon Casellas" w:date="2025-09-17T14:18:00Z" w16du:dateUtc="2025-09-17T12:18:00Z">
              <w:rPr>
                <w:lang w:val="es-ES"/>
              </w:rPr>
            </w:rPrChange>
          </w:rPr>
          <w:lastRenderedPageBreak/>
          <w:t xml:space="preserve">     +--</w:t>
        </w:r>
        <w:proofErr w:type="spellStart"/>
        <w:r w:rsidRPr="0058332F">
          <w:rPr>
            <w:rFonts w:ascii="Courier New" w:hAnsi="Courier New" w:cs="Courier New"/>
            <w:sz w:val="16"/>
            <w:szCs w:val="16"/>
            <w:lang w:val="es-ES"/>
            <w:rPrChange w:id="298" w:author="Ramon Casellas" w:date="2025-09-17T14:18:00Z" w16du:dateUtc="2025-09-17T12:18:00Z">
              <w:rPr>
                <w:lang w:val="es-ES"/>
              </w:rPr>
            </w:rPrChange>
          </w:rPr>
          <w:t>rw</w:t>
        </w:r>
        <w:proofErr w:type="spellEnd"/>
        <w:r w:rsidRPr="0058332F">
          <w:rPr>
            <w:rFonts w:ascii="Courier New" w:hAnsi="Courier New" w:cs="Courier New"/>
            <w:sz w:val="16"/>
            <w:szCs w:val="16"/>
            <w:lang w:val="es-ES"/>
            <w:rPrChange w:id="299"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300"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01" w:author="Ramon Casellas" w:date="2025-09-17T14:18:00Z" w16du:dateUtc="2025-09-17T12:18:00Z">
              <w:rPr>
                <w:lang w:val="es-ES"/>
              </w:rPr>
            </w:rPrChange>
          </w:rPr>
          <w:t>streaming:stream</w:t>
        </w:r>
        <w:proofErr w:type="gramEnd"/>
        <w:r w:rsidRPr="0058332F">
          <w:rPr>
            <w:rFonts w:ascii="Courier New" w:hAnsi="Courier New" w:cs="Courier New"/>
            <w:sz w:val="16"/>
            <w:szCs w:val="16"/>
            <w:lang w:val="es-ES"/>
            <w:rPrChange w:id="302" w:author="Ramon Casellas" w:date="2025-09-17T14:18:00Z" w16du:dateUtc="2025-09-17T12:18:00Z">
              <w:rPr>
                <w:lang w:val="es-ES"/>
              </w:rPr>
            </w:rPrChange>
          </w:rPr>
          <w:t>-context</w:t>
        </w:r>
        <w:proofErr w:type="spellEnd"/>
        <w:r w:rsidRPr="0058332F">
          <w:rPr>
            <w:rFonts w:ascii="Courier New" w:hAnsi="Courier New" w:cs="Courier New"/>
            <w:sz w:val="16"/>
            <w:szCs w:val="16"/>
            <w:lang w:val="es-ES"/>
            <w:rPrChange w:id="303" w:author="Ramon Casellas" w:date="2025-09-17T14:18:00Z" w16du:dateUtc="2025-09-17T12:18:00Z">
              <w:rPr>
                <w:lang w:val="es-ES"/>
              </w:rPr>
            </w:rPrChange>
          </w:rPr>
          <w:t xml:space="preserve"> {tapi-</w:t>
        </w:r>
        <w:proofErr w:type="spellStart"/>
        <w:r w:rsidRPr="0058332F">
          <w:rPr>
            <w:rFonts w:ascii="Courier New" w:hAnsi="Courier New" w:cs="Courier New"/>
            <w:sz w:val="16"/>
            <w:szCs w:val="16"/>
            <w:lang w:val="es-ES"/>
            <w:rPrChange w:id="304" w:author="Ramon Casellas" w:date="2025-09-17T14:18:00Z" w16du:dateUtc="2025-09-17T12:18:00Z">
              <w:rPr>
                <w:lang w:val="es-ES"/>
              </w:rPr>
            </w:rPrChange>
          </w:rPr>
          <w:t>streaming</w:t>
        </w:r>
        <w:proofErr w:type="spellEnd"/>
        <w:r w:rsidRPr="0058332F">
          <w:rPr>
            <w:rFonts w:ascii="Courier New" w:hAnsi="Courier New" w:cs="Courier New"/>
            <w:sz w:val="16"/>
            <w:szCs w:val="16"/>
            <w:lang w:val="es-ES"/>
            <w:rPrChange w:id="305" w:author="Ramon Casellas" w:date="2025-09-17T14:18:00Z" w16du:dateUtc="2025-09-17T12:18:00Z">
              <w:rPr>
                <w:lang w:val="es-ES"/>
              </w:rPr>
            </w:rPrChange>
          </w:rPr>
          <w:t>}?</w:t>
        </w:r>
        <w:r w:rsidRPr="0058332F">
          <w:rPr>
            <w:rFonts w:ascii="Courier New" w:hAnsi="Courier New" w:cs="Courier New"/>
            <w:sz w:val="16"/>
            <w:szCs w:val="16"/>
            <w:lang w:val="es-ES"/>
            <w:rPrChange w:id="306"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07"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08" w:author="Ramon Casellas" w:date="2025-09-17T14:18:00Z" w16du:dateUtc="2025-09-17T12:18:00Z">
              <w:rPr>
                <w:lang w:val="es-ES"/>
              </w:rPr>
            </w:rPrChange>
          </w:rPr>
          <w:t xml:space="preserve">--ro </w:t>
        </w:r>
        <w:proofErr w:type="spellStart"/>
        <w:r w:rsidRPr="0058332F">
          <w:rPr>
            <w:rFonts w:ascii="Courier New" w:hAnsi="Courier New" w:cs="Courier New"/>
            <w:sz w:val="16"/>
            <w:szCs w:val="16"/>
            <w:lang w:val="es-ES"/>
            <w:rPrChange w:id="309"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10" w:author="Ramon Casellas" w:date="2025-09-17T14:18:00Z" w16du:dateUtc="2025-09-17T12:18:00Z">
              <w:rPr>
                <w:lang w:val="es-ES"/>
              </w:rPr>
            </w:rPrChange>
          </w:rPr>
          <w:t>streaming:available</w:t>
        </w:r>
        <w:proofErr w:type="gramEnd"/>
        <w:r w:rsidRPr="0058332F">
          <w:rPr>
            <w:rFonts w:ascii="Courier New" w:hAnsi="Courier New" w:cs="Courier New"/>
            <w:sz w:val="16"/>
            <w:szCs w:val="16"/>
            <w:lang w:val="es-ES"/>
            <w:rPrChange w:id="311" w:author="Ramon Casellas" w:date="2025-09-17T14:18:00Z" w16du:dateUtc="2025-09-17T12:18:00Z">
              <w:rPr>
                <w:lang w:val="es-ES"/>
              </w:rPr>
            </w:rPrChange>
          </w:rPr>
          <w:t>-stream</w:t>
        </w:r>
        <w:proofErr w:type="spellEnd"/>
        <w:r w:rsidRPr="0058332F">
          <w:rPr>
            <w:rFonts w:ascii="Courier New" w:hAnsi="Courier New" w:cs="Courier New"/>
            <w:sz w:val="16"/>
            <w:szCs w:val="16"/>
            <w:lang w:val="es-ES"/>
            <w:rPrChange w:id="312" w:author="Ramon Casellas" w:date="2025-09-17T14:18:00Z" w16du:dateUtc="2025-09-17T12:18:00Z">
              <w:rPr>
                <w:lang w:val="es-ES"/>
              </w:rPr>
            </w:rPrChange>
          </w:rPr>
          <w:t>* [</w:t>
        </w:r>
        <w:proofErr w:type="spellStart"/>
        <w:r w:rsidRPr="0058332F">
          <w:rPr>
            <w:rFonts w:ascii="Courier New" w:hAnsi="Courier New" w:cs="Courier New"/>
            <w:sz w:val="16"/>
            <w:szCs w:val="16"/>
            <w:lang w:val="es-ES"/>
            <w:rPrChange w:id="313" w:author="Ramon Casellas" w:date="2025-09-17T14:18:00Z" w16du:dateUtc="2025-09-17T12:18:00Z">
              <w:rPr>
                <w:lang w:val="es-ES"/>
              </w:rPr>
            </w:rPrChange>
          </w:rPr>
          <w:t>uuid</w:t>
        </w:r>
        <w:proofErr w:type="spellEnd"/>
        <w:r w:rsidRPr="0058332F">
          <w:rPr>
            <w:rFonts w:ascii="Courier New" w:hAnsi="Courier New" w:cs="Courier New"/>
            <w:sz w:val="16"/>
            <w:szCs w:val="16"/>
            <w:lang w:val="es-ES"/>
            <w:rPrChange w:id="314" w:author="Ramon Casellas" w:date="2025-09-17T14:18:00Z" w16du:dateUtc="2025-09-17T12:18:00Z">
              <w:rPr>
                <w:lang w:val="es-ES"/>
              </w:rPr>
            </w:rPrChange>
          </w:rPr>
          <w:t>]</w:t>
        </w:r>
        <w:r w:rsidRPr="0058332F">
          <w:rPr>
            <w:rFonts w:ascii="Courier New" w:hAnsi="Courier New" w:cs="Courier New"/>
            <w:sz w:val="16"/>
            <w:szCs w:val="16"/>
            <w:lang w:val="es-ES"/>
            <w:rPrChange w:id="315"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16"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17" w:author="Ramon Casellas" w:date="2025-09-17T14:18:00Z" w16du:dateUtc="2025-09-17T12:18:00Z">
              <w:rPr>
                <w:lang w:val="es-ES"/>
              </w:rPr>
            </w:rPrChange>
          </w:rPr>
          <w:t xml:space="preserve">  +--ro </w:t>
        </w:r>
        <w:proofErr w:type="spellStart"/>
        <w:r w:rsidRPr="0058332F">
          <w:rPr>
            <w:rFonts w:ascii="Courier New" w:hAnsi="Courier New" w:cs="Courier New"/>
            <w:b/>
            <w:bCs/>
            <w:sz w:val="16"/>
            <w:szCs w:val="16"/>
            <w:lang w:val="es-ES"/>
            <w:rPrChange w:id="318" w:author="Ramon Casellas" w:date="2025-09-17T14:18:00Z" w16du:dateUtc="2025-09-17T12:18:00Z">
              <w:rPr>
                <w:lang w:val="es-ES"/>
              </w:rPr>
            </w:rPrChange>
          </w:rPr>
          <w:t>tapi-</w:t>
        </w:r>
        <w:proofErr w:type="gramStart"/>
        <w:r w:rsidRPr="0058332F">
          <w:rPr>
            <w:rFonts w:ascii="Courier New" w:hAnsi="Courier New" w:cs="Courier New"/>
            <w:b/>
            <w:bCs/>
            <w:sz w:val="16"/>
            <w:szCs w:val="16"/>
            <w:lang w:val="es-ES"/>
            <w:rPrChange w:id="319" w:author="Ramon Casellas" w:date="2025-09-17T14:18:00Z" w16du:dateUtc="2025-09-17T12:18:00Z">
              <w:rPr>
                <w:lang w:val="es-ES"/>
              </w:rPr>
            </w:rPrChange>
          </w:rPr>
          <w:t>streaming:connection</w:t>
        </w:r>
        <w:proofErr w:type="gramEnd"/>
        <w:r w:rsidRPr="0058332F">
          <w:rPr>
            <w:rFonts w:ascii="Courier New" w:hAnsi="Courier New" w:cs="Courier New"/>
            <w:b/>
            <w:bCs/>
            <w:sz w:val="16"/>
            <w:szCs w:val="16"/>
            <w:lang w:val="es-ES"/>
            <w:rPrChange w:id="320" w:author="Ramon Casellas" w:date="2025-09-17T14:18:00Z" w16du:dateUtc="2025-09-17T12:18:00Z">
              <w:rPr>
                <w:lang w:val="es-ES"/>
              </w:rPr>
            </w:rPrChange>
          </w:rPr>
          <w:t>-address</w:t>
        </w:r>
        <w:proofErr w:type="spellEnd"/>
        <w:r w:rsidRPr="0058332F">
          <w:rPr>
            <w:rFonts w:ascii="Courier New" w:hAnsi="Courier New" w:cs="Courier New"/>
            <w:sz w:val="16"/>
            <w:szCs w:val="16"/>
            <w:lang w:val="es-ES"/>
            <w:rPrChange w:id="321"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322" w:author="Ramon Casellas" w:date="2025-09-17T14:18:00Z" w16du:dateUtc="2025-09-17T12:18:00Z">
              <w:rPr>
                <w:lang w:val="es-ES"/>
              </w:rPr>
            </w:rPrChange>
          </w:rPr>
          <w:t>string</w:t>
        </w:r>
        <w:proofErr w:type="spellEnd"/>
        <w:r w:rsidRPr="0058332F">
          <w:rPr>
            <w:rFonts w:ascii="Courier New" w:hAnsi="Courier New" w:cs="Courier New"/>
            <w:sz w:val="16"/>
            <w:szCs w:val="16"/>
            <w:lang w:val="es-ES"/>
            <w:rPrChange w:id="323"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24"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25"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26"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27" w:author="Ramon Casellas" w:date="2025-09-17T14:18:00Z" w16du:dateUtc="2025-09-17T12:18:00Z">
              <w:rPr>
                <w:lang w:val="es-ES"/>
              </w:rPr>
            </w:rPrChange>
          </w:rPr>
          <w:t>streaming:stream</w:t>
        </w:r>
        <w:proofErr w:type="gramEnd"/>
        <w:r w:rsidRPr="0058332F">
          <w:rPr>
            <w:rFonts w:ascii="Courier New" w:hAnsi="Courier New" w:cs="Courier New"/>
            <w:sz w:val="16"/>
            <w:szCs w:val="16"/>
            <w:lang w:val="es-ES"/>
            <w:rPrChange w:id="328" w:author="Ramon Casellas" w:date="2025-09-17T14:18:00Z" w16du:dateUtc="2025-09-17T12:18:00Z">
              <w:rPr>
                <w:lang w:val="es-ES"/>
              </w:rPr>
            </w:rPrChange>
          </w:rPr>
          <w:t>-state</w:t>
        </w:r>
        <w:proofErr w:type="spellEnd"/>
        <w:r w:rsidRPr="0058332F">
          <w:rPr>
            <w:rFonts w:ascii="Courier New" w:hAnsi="Courier New" w:cs="Courier New"/>
            <w:sz w:val="16"/>
            <w:szCs w:val="16"/>
            <w:lang w:val="es-ES"/>
            <w:rPrChange w:id="329"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330" w:author="Ramon Casellas" w:date="2025-09-17T14:18:00Z" w16du:dateUtc="2025-09-17T12:18:00Z">
              <w:rPr>
                <w:lang w:val="es-ES"/>
              </w:rPr>
            </w:rPrChange>
          </w:rPr>
          <w:t>stream-state</w:t>
        </w:r>
        <w:proofErr w:type="spellEnd"/>
        <w:r w:rsidRPr="0058332F">
          <w:rPr>
            <w:rFonts w:ascii="Courier New" w:hAnsi="Courier New" w:cs="Courier New"/>
            <w:sz w:val="16"/>
            <w:szCs w:val="16"/>
            <w:lang w:val="es-ES"/>
            <w:rPrChange w:id="331"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32"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33"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34"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35" w:author="Ramon Casellas" w:date="2025-09-17T14:18:00Z" w16du:dateUtc="2025-09-17T12:18:00Z">
              <w:rPr>
                <w:lang w:val="es-ES"/>
              </w:rPr>
            </w:rPrChange>
          </w:rPr>
          <w:t>streaming:supported</w:t>
        </w:r>
        <w:proofErr w:type="gramEnd"/>
        <w:r w:rsidRPr="0058332F">
          <w:rPr>
            <w:rFonts w:ascii="Courier New" w:hAnsi="Courier New" w:cs="Courier New"/>
            <w:sz w:val="16"/>
            <w:szCs w:val="16"/>
            <w:lang w:val="es-ES"/>
            <w:rPrChange w:id="336" w:author="Ramon Casellas" w:date="2025-09-17T14:18:00Z" w16du:dateUtc="2025-09-17T12:18:00Z">
              <w:rPr>
                <w:lang w:val="es-ES"/>
              </w:rPr>
            </w:rPrChange>
          </w:rPr>
          <w:t>-stream-type</w:t>
        </w:r>
        <w:proofErr w:type="spellEnd"/>
        <w:r w:rsidRPr="0058332F">
          <w:rPr>
            <w:rFonts w:ascii="Courier New" w:hAnsi="Courier New" w:cs="Courier New"/>
            <w:sz w:val="16"/>
            <w:szCs w:val="16"/>
            <w:lang w:val="es-ES"/>
            <w:rPrChange w:id="337"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38"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39" w:author="Ramon Casellas" w:date="2025-09-17T14:18:00Z" w16du:dateUtc="2025-09-17T12:18:00Z">
              <w:rPr>
                <w:lang w:val="es-ES"/>
              </w:rPr>
            </w:rPrChange>
          </w:rPr>
          <w:t xml:space="preserve">  </w:t>
        </w:r>
        <w:proofErr w:type="gramStart"/>
        <w:r w:rsidRPr="0058332F">
          <w:rPr>
            <w:rFonts w:ascii="Courier New" w:hAnsi="Courier New" w:cs="Courier New"/>
            <w:sz w:val="16"/>
            <w:szCs w:val="16"/>
            <w:lang w:val="es-ES"/>
            <w:rPrChange w:id="340"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41" w:author="Ramon Casellas" w:date="2025-09-17T14:18:00Z" w16du:dateUtc="2025-09-17T12:18:00Z">
              <w:rPr>
                <w:lang w:val="es-ES"/>
              </w:rPr>
            </w:rPrChange>
          </w:rPr>
          <w:t xml:space="preserve">--ro </w:t>
        </w:r>
        <w:proofErr w:type="spellStart"/>
        <w:r w:rsidRPr="0058332F">
          <w:rPr>
            <w:rFonts w:ascii="Courier New" w:hAnsi="Courier New" w:cs="Courier New"/>
            <w:sz w:val="16"/>
            <w:szCs w:val="16"/>
            <w:lang w:val="es-ES"/>
            <w:rPrChange w:id="342"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43" w:author="Ramon Casellas" w:date="2025-09-17T14:18:00Z" w16du:dateUtc="2025-09-17T12:18:00Z">
              <w:rPr>
                <w:lang w:val="es-ES"/>
              </w:rPr>
            </w:rPrChange>
          </w:rPr>
          <w:t>streaming:supported</w:t>
        </w:r>
        <w:proofErr w:type="gramEnd"/>
        <w:r w:rsidRPr="0058332F">
          <w:rPr>
            <w:rFonts w:ascii="Courier New" w:hAnsi="Courier New" w:cs="Courier New"/>
            <w:sz w:val="16"/>
            <w:szCs w:val="16"/>
            <w:lang w:val="es-ES"/>
            <w:rPrChange w:id="344" w:author="Ramon Casellas" w:date="2025-09-17T14:18:00Z" w16du:dateUtc="2025-09-17T12:18:00Z">
              <w:rPr>
                <w:lang w:val="es-ES"/>
              </w:rPr>
            </w:rPrChange>
          </w:rPr>
          <w:t>-stream-type-uuid</w:t>
        </w:r>
        <w:proofErr w:type="spellEnd"/>
        <w:r w:rsidRPr="0058332F">
          <w:rPr>
            <w:rFonts w:ascii="Courier New" w:hAnsi="Courier New" w:cs="Courier New"/>
            <w:sz w:val="16"/>
            <w:szCs w:val="16"/>
            <w:lang w:val="es-ES"/>
            <w:rPrChange w:id="345" w:author="Ramon Casellas" w:date="2025-09-17T14:18:00Z" w16du:dateUtc="2025-09-17T12:18:00Z">
              <w:rPr>
                <w:lang w:val="es-ES"/>
              </w:rPr>
            </w:rPrChange>
          </w:rPr>
          <w:t>?   -&gt; /tapi-</w:t>
        </w:r>
        <w:proofErr w:type="gramStart"/>
        <w:r w:rsidRPr="0058332F">
          <w:rPr>
            <w:rFonts w:ascii="Courier New" w:hAnsi="Courier New" w:cs="Courier New"/>
            <w:sz w:val="16"/>
            <w:szCs w:val="16"/>
            <w:lang w:val="es-ES"/>
            <w:rPrChange w:id="346" w:author="Ramon Casellas" w:date="2025-09-17T14:18:00Z" w16du:dateUtc="2025-09-17T12:18:00Z">
              <w:rPr>
                <w:lang w:val="es-ES"/>
              </w:rPr>
            </w:rPrChange>
          </w:rPr>
          <w:t>common:context</w:t>
        </w:r>
        <w:proofErr w:type="gramEnd"/>
        <w:r w:rsidRPr="0058332F">
          <w:rPr>
            <w:rFonts w:ascii="Courier New" w:hAnsi="Courier New" w:cs="Courier New"/>
            <w:sz w:val="16"/>
            <w:szCs w:val="16"/>
            <w:lang w:val="es-ES"/>
            <w:rPrChange w:id="347"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48" w:author="Ramon Casellas" w:date="2025-09-17T14:18:00Z" w16du:dateUtc="2025-09-17T12:18:00Z">
              <w:rPr>
                <w:lang w:val="es-ES"/>
              </w:rPr>
            </w:rPrChange>
          </w:rPr>
          <w:t>streaming:stream</w:t>
        </w:r>
        <w:proofErr w:type="gramEnd"/>
        <w:r w:rsidRPr="0058332F">
          <w:rPr>
            <w:rFonts w:ascii="Courier New" w:hAnsi="Courier New" w:cs="Courier New"/>
            <w:sz w:val="16"/>
            <w:szCs w:val="16"/>
            <w:lang w:val="es-ES"/>
            <w:rPrChange w:id="349" w:author="Ramon Casellas" w:date="2025-09-17T14:18:00Z" w16du:dateUtc="2025-09-17T12:18:00Z">
              <w:rPr>
                <w:lang w:val="es-ES"/>
              </w:rPr>
            </w:rPrChange>
          </w:rPr>
          <w:t>-context/supported-stream-type/uuid</w:t>
        </w:r>
        <w:r w:rsidRPr="0058332F">
          <w:rPr>
            <w:rFonts w:ascii="Courier New" w:hAnsi="Courier New" w:cs="Courier New"/>
            <w:sz w:val="16"/>
            <w:szCs w:val="16"/>
            <w:lang w:val="es-ES"/>
            <w:rPrChange w:id="350"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51"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52"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53"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54" w:author="Ramon Casellas" w:date="2025-09-17T14:18:00Z" w16du:dateUtc="2025-09-17T12:18:00Z">
              <w:rPr>
                <w:lang w:val="es-ES"/>
              </w:rPr>
            </w:rPrChange>
          </w:rPr>
          <w:t>streaming:stream</w:t>
        </w:r>
        <w:proofErr w:type="gramEnd"/>
        <w:r w:rsidRPr="0058332F">
          <w:rPr>
            <w:rFonts w:ascii="Courier New" w:hAnsi="Courier New" w:cs="Courier New"/>
            <w:sz w:val="16"/>
            <w:szCs w:val="16"/>
            <w:lang w:val="es-ES"/>
            <w:rPrChange w:id="355" w:author="Ramon Casellas" w:date="2025-09-17T14:18:00Z" w16du:dateUtc="2025-09-17T12:18:00Z">
              <w:rPr>
                <w:lang w:val="es-ES"/>
              </w:rPr>
            </w:rPrChange>
          </w:rPr>
          <w:t>-id</w:t>
        </w:r>
        <w:proofErr w:type="spellEnd"/>
        <w:r w:rsidRPr="0058332F">
          <w:rPr>
            <w:rFonts w:ascii="Courier New" w:hAnsi="Courier New" w:cs="Courier New"/>
            <w:sz w:val="16"/>
            <w:szCs w:val="16"/>
            <w:lang w:val="es-ES"/>
            <w:rPrChange w:id="356" w:author="Ramon Casellas" w:date="2025-09-17T14:18:00Z" w16du:dateUtc="2025-09-17T12:18:00Z">
              <w:rPr>
                <w:lang w:val="es-ES"/>
              </w:rPr>
            </w:rPrChange>
          </w:rPr>
          <w:t>?               string</w:t>
        </w:r>
        <w:r w:rsidRPr="0058332F">
          <w:rPr>
            <w:rFonts w:ascii="Courier New" w:hAnsi="Courier New" w:cs="Courier New"/>
            <w:sz w:val="16"/>
            <w:szCs w:val="16"/>
            <w:lang w:val="es-ES"/>
            <w:rPrChange w:id="357"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58"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59"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60"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61" w:author="Ramon Casellas" w:date="2025-09-17T14:18:00Z" w16du:dateUtc="2025-09-17T12:18:00Z">
              <w:rPr>
                <w:lang w:val="es-ES"/>
              </w:rPr>
            </w:rPrChange>
          </w:rPr>
          <w:t>streaming:connection</w:t>
        </w:r>
        <w:proofErr w:type="gramEnd"/>
        <w:r w:rsidRPr="0058332F">
          <w:rPr>
            <w:rFonts w:ascii="Courier New" w:hAnsi="Courier New" w:cs="Courier New"/>
            <w:sz w:val="16"/>
            <w:szCs w:val="16"/>
            <w:lang w:val="es-ES"/>
            <w:rPrChange w:id="362" w:author="Ramon Casellas" w:date="2025-09-17T14:18:00Z" w16du:dateUtc="2025-09-17T12:18:00Z">
              <w:rPr>
                <w:lang w:val="es-ES"/>
              </w:rPr>
            </w:rPrChange>
          </w:rPr>
          <w:t>-protocol</w:t>
        </w:r>
        <w:proofErr w:type="spellEnd"/>
        <w:r w:rsidRPr="0058332F">
          <w:rPr>
            <w:rFonts w:ascii="Courier New" w:hAnsi="Courier New" w:cs="Courier New"/>
            <w:sz w:val="16"/>
            <w:szCs w:val="16"/>
            <w:lang w:val="es-ES"/>
            <w:rPrChange w:id="363"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364" w:author="Ramon Casellas" w:date="2025-09-17T14:18:00Z" w16du:dateUtc="2025-09-17T12:18:00Z">
              <w:rPr>
                <w:lang w:val="es-ES"/>
              </w:rPr>
            </w:rPrChange>
          </w:rPr>
          <w:t>connection-protocol</w:t>
        </w:r>
        <w:proofErr w:type="spellEnd"/>
        <w:r w:rsidRPr="0058332F">
          <w:rPr>
            <w:rFonts w:ascii="Courier New" w:hAnsi="Courier New" w:cs="Courier New"/>
            <w:sz w:val="16"/>
            <w:szCs w:val="16"/>
            <w:lang w:val="es-ES"/>
            <w:rPrChange w:id="365"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66"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67"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68" w:author="Ramon Casellas" w:date="2025-09-17T14:18:00Z" w16du:dateUtc="2025-09-17T12:18:00Z">
              <w:rPr>
                <w:lang w:val="es-ES"/>
              </w:rPr>
            </w:rPrChange>
          </w:rPr>
          <w:t>tapi-</w:t>
        </w:r>
        <w:proofErr w:type="gramStart"/>
        <w:r w:rsidRPr="0058332F">
          <w:rPr>
            <w:rFonts w:ascii="Courier New" w:hAnsi="Courier New" w:cs="Courier New"/>
            <w:sz w:val="16"/>
            <w:szCs w:val="16"/>
            <w:lang w:val="es-ES"/>
            <w:rPrChange w:id="369" w:author="Ramon Casellas" w:date="2025-09-17T14:18:00Z" w16du:dateUtc="2025-09-17T12:18:00Z">
              <w:rPr>
                <w:lang w:val="es-ES"/>
              </w:rPr>
            </w:rPrChange>
          </w:rPr>
          <w:t>streaming:uuid</w:t>
        </w:r>
        <w:proofErr w:type="spellEnd"/>
        <w:proofErr w:type="gramEnd"/>
        <w:r w:rsidRPr="0058332F">
          <w:rPr>
            <w:rFonts w:ascii="Courier New" w:hAnsi="Courier New" w:cs="Courier New"/>
            <w:sz w:val="16"/>
            <w:szCs w:val="16"/>
            <w:lang w:val="es-ES"/>
            <w:rPrChange w:id="370"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371" w:author="Ramon Casellas" w:date="2025-09-17T14:18:00Z" w16du:dateUtc="2025-09-17T12:18:00Z">
              <w:rPr>
                <w:lang w:val="es-ES"/>
              </w:rPr>
            </w:rPrChange>
          </w:rPr>
          <w:t>uuid</w:t>
        </w:r>
        <w:proofErr w:type="spellEnd"/>
        <w:r w:rsidRPr="0058332F">
          <w:rPr>
            <w:rFonts w:ascii="Courier New" w:hAnsi="Courier New" w:cs="Courier New"/>
            <w:sz w:val="16"/>
            <w:szCs w:val="16"/>
            <w:lang w:val="es-ES"/>
            <w:rPrChange w:id="372"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73"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74"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75" w:author="Ramon Casellas" w:date="2025-09-17T14:18:00Z" w16du:dateUtc="2025-09-17T12:18:00Z">
              <w:rPr>
                <w:lang w:val="es-ES"/>
              </w:rPr>
            </w:rPrChange>
          </w:rPr>
          <w:t>tapi-streaming:name</w:t>
        </w:r>
        <w:proofErr w:type="spellEnd"/>
        <w:r w:rsidRPr="0058332F">
          <w:rPr>
            <w:rFonts w:ascii="Courier New" w:hAnsi="Courier New" w:cs="Courier New"/>
            <w:sz w:val="16"/>
            <w:szCs w:val="16"/>
            <w:lang w:val="es-ES"/>
            <w:rPrChange w:id="376" w:author="Ramon Casellas" w:date="2025-09-17T14:18:00Z" w16du:dateUtc="2025-09-17T12:18:00Z">
              <w:rPr>
                <w:lang w:val="es-ES"/>
              </w:rPr>
            </w:rPrChange>
          </w:rPr>
          <w:t>* [</w:t>
        </w:r>
        <w:proofErr w:type="spellStart"/>
        <w:r w:rsidRPr="0058332F">
          <w:rPr>
            <w:rFonts w:ascii="Courier New" w:hAnsi="Courier New" w:cs="Courier New"/>
            <w:sz w:val="16"/>
            <w:szCs w:val="16"/>
            <w:lang w:val="es-ES"/>
            <w:rPrChange w:id="377" w:author="Ramon Casellas" w:date="2025-09-17T14:18:00Z" w16du:dateUtc="2025-09-17T12:18:00Z">
              <w:rPr>
                <w:lang w:val="es-ES"/>
              </w:rPr>
            </w:rPrChange>
          </w:rPr>
          <w:t>value-name</w:t>
        </w:r>
        <w:proofErr w:type="spellEnd"/>
        <w:r w:rsidRPr="0058332F">
          <w:rPr>
            <w:rFonts w:ascii="Courier New" w:hAnsi="Courier New" w:cs="Courier New"/>
            <w:sz w:val="16"/>
            <w:szCs w:val="16"/>
            <w:lang w:val="es-ES"/>
            <w:rPrChange w:id="378" w:author="Ramon Casellas" w:date="2025-09-17T14:18:00Z" w16du:dateUtc="2025-09-17T12:18:00Z">
              <w:rPr>
                <w:lang w:val="es-ES"/>
              </w:rPr>
            </w:rPrChange>
          </w:rPr>
          <w:t>]</w:t>
        </w:r>
        <w:r w:rsidRPr="0058332F">
          <w:rPr>
            <w:rFonts w:ascii="Courier New" w:hAnsi="Courier New" w:cs="Courier New"/>
            <w:sz w:val="16"/>
            <w:szCs w:val="16"/>
            <w:lang w:val="es-ES"/>
            <w:rPrChange w:id="379"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80"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81"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82" w:author="Ramon Casellas" w:date="2025-09-17T14:18:00Z" w16du:dateUtc="2025-09-17T12:18:00Z">
              <w:rPr>
                <w:lang w:val="es-ES"/>
              </w:rPr>
            </w:rPrChange>
          </w:rPr>
          <w:t>tapi-streaming:value-name</w:t>
        </w:r>
        <w:proofErr w:type="spellEnd"/>
        <w:r w:rsidRPr="0058332F">
          <w:rPr>
            <w:rFonts w:ascii="Courier New" w:hAnsi="Courier New" w:cs="Courier New"/>
            <w:sz w:val="16"/>
            <w:szCs w:val="16"/>
            <w:lang w:val="es-ES"/>
            <w:rPrChange w:id="383" w:author="Ramon Casellas" w:date="2025-09-17T14:18:00Z" w16du:dateUtc="2025-09-17T12:18:00Z">
              <w:rPr>
                <w:lang w:val="es-ES"/>
              </w:rPr>
            </w:rPrChange>
          </w:rPr>
          <w:t xml:space="preserve">    </w:t>
        </w:r>
        <w:proofErr w:type="spellStart"/>
        <w:r w:rsidRPr="0058332F">
          <w:rPr>
            <w:rFonts w:ascii="Courier New" w:hAnsi="Courier New" w:cs="Courier New"/>
            <w:sz w:val="16"/>
            <w:szCs w:val="16"/>
            <w:lang w:val="es-ES"/>
            <w:rPrChange w:id="384" w:author="Ramon Casellas" w:date="2025-09-17T14:18:00Z" w16du:dateUtc="2025-09-17T12:18:00Z">
              <w:rPr>
                <w:lang w:val="es-ES"/>
              </w:rPr>
            </w:rPrChange>
          </w:rPr>
          <w:t>string</w:t>
        </w:r>
        <w:proofErr w:type="spellEnd"/>
        <w:r w:rsidRPr="0058332F">
          <w:rPr>
            <w:rFonts w:ascii="Courier New" w:hAnsi="Courier New" w:cs="Courier New"/>
            <w:sz w:val="16"/>
            <w:szCs w:val="16"/>
            <w:lang w:val="es-ES"/>
            <w:rPrChange w:id="385" w:author="Ramon Casellas" w:date="2025-09-17T14:18:00Z" w16du:dateUtc="2025-09-17T12:18:00Z">
              <w:rPr>
                <w:lang w:val="es-ES"/>
              </w:rPr>
            </w:rPrChange>
          </w:rPr>
          <w:br/>
          <w:t xml:space="preserve">     </w:t>
        </w:r>
        <w:proofErr w:type="gramStart"/>
        <w:r w:rsidRPr="0058332F">
          <w:rPr>
            <w:rFonts w:ascii="Courier New" w:hAnsi="Courier New" w:cs="Courier New"/>
            <w:sz w:val="16"/>
            <w:szCs w:val="16"/>
            <w:lang w:val="es-ES"/>
            <w:rPrChange w:id="386" w:author="Ramon Casellas" w:date="2025-09-17T14:18:00Z" w16du:dateUtc="2025-09-17T12:18:00Z">
              <w:rPr>
                <w:lang w:val="es-ES"/>
              </w:rPr>
            </w:rPrChange>
          </w:rPr>
          <w:t>|  |</w:t>
        </w:r>
        <w:proofErr w:type="gramEnd"/>
        <w:r w:rsidRPr="0058332F">
          <w:rPr>
            <w:rFonts w:ascii="Courier New" w:hAnsi="Courier New" w:cs="Courier New"/>
            <w:sz w:val="16"/>
            <w:szCs w:val="16"/>
            <w:lang w:val="es-ES"/>
            <w:rPrChange w:id="387" w:author="Ramon Casellas" w:date="2025-09-17T14:18:00Z" w16du:dateUtc="2025-09-17T12:18:00Z">
              <w:rPr>
                <w:lang w:val="es-ES"/>
              </w:rPr>
            </w:rPrChange>
          </w:rPr>
          <w:t xml:space="preserve">     +--ro </w:t>
        </w:r>
        <w:proofErr w:type="spellStart"/>
        <w:r w:rsidRPr="0058332F">
          <w:rPr>
            <w:rFonts w:ascii="Courier New" w:hAnsi="Courier New" w:cs="Courier New"/>
            <w:sz w:val="16"/>
            <w:szCs w:val="16"/>
            <w:lang w:val="es-ES"/>
            <w:rPrChange w:id="388" w:author="Ramon Casellas" w:date="2025-09-17T14:18:00Z" w16du:dateUtc="2025-09-17T12:18:00Z">
              <w:rPr>
                <w:lang w:val="es-ES"/>
              </w:rPr>
            </w:rPrChange>
          </w:rPr>
          <w:t>tapi-streaming:</w:t>
        </w:r>
        <w:proofErr w:type="gramStart"/>
        <w:r w:rsidRPr="0058332F">
          <w:rPr>
            <w:rFonts w:ascii="Courier New" w:hAnsi="Courier New" w:cs="Courier New"/>
            <w:sz w:val="16"/>
            <w:szCs w:val="16"/>
            <w:lang w:val="es-ES"/>
            <w:rPrChange w:id="389" w:author="Ramon Casellas" w:date="2025-09-17T14:18:00Z" w16du:dateUtc="2025-09-17T12:18:00Z">
              <w:rPr>
                <w:lang w:val="es-ES"/>
              </w:rPr>
            </w:rPrChange>
          </w:rPr>
          <w:t>value</w:t>
        </w:r>
        <w:proofErr w:type="spellEnd"/>
        <w:r w:rsidRPr="0058332F">
          <w:rPr>
            <w:rFonts w:ascii="Courier New" w:hAnsi="Courier New" w:cs="Courier New"/>
            <w:sz w:val="16"/>
            <w:szCs w:val="16"/>
            <w:lang w:val="es-ES"/>
            <w:rPrChange w:id="390" w:author="Ramon Casellas" w:date="2025-09-17T14:18:00Z" w16du:dateUtc="2025-09-17T12:18:00Z">
              <w:rPr>
                <w:lang w:val="es-ES"/>
              </w:rPr>
            </w:rPrChange>
          </w:rPr>
          <w:t>?</w:t>
        </w:r>
        <w:proofErr w:type="gramEnd"/>
        <w:r w:rsidRPr="0058332F">
          <w:rPr>
            <w:rFonts w:ascii="Courier New" w:hAnsi="Courier New" w:cs="Courier New"/>
            <w:sz w:val="16"/>
            <w:szCs w:val="16"/>
            <w:lang w:val="es-ES"/>
            <w:rPrChange w:id="391" w:author="Ramon Casellas" w:date="2025-09-17T14:18:00Z" w16du:dateUtc="2025-09-17T12:18:00Z">
              <w:rPr>
                <w:lang w:val="es-ES"/>
              </w:rPr>
            </w:rPrChange>
          </w:rPr>
          <w:t xml:space="preserve">        string</w:t>
        </w:r>
      </w:ins>
    </w:p>
    <w:p w14:paraId="4A3EFA45" w14:textId="377713B6" w:rsidR="00E1385F" w:rsidRDefault="00E1385F">
      <w:r>
        <w:br w:type="page"/>
      </w:r>
    </w:p>
    <w:p w14:paraId="193C3064" w14:textId="77777777" w:rsidR="00E1385F" w:rsidRPr="00E1385F" w:rsidRDefault="00000000" w:rsidP="00E1385F">
      <w:r>
        <w:lastRenderedPageBreak/>
        <w:pict w14:anchorId="7923B73B">
          <v:rect id="_x0000_i1029" style="width:0;height:1.5pt" o:hralign="center" o:hrstd="t" o:hr="t" fillcolor="#a0a0a0" stroked="f"/>
        </w:pict>
      </w:r>
    </w:p>
    <w:p w14:paraId="697CFB51" w14:textId="017A1C9B" w:rsidR="006B3B40" w:rsidRPr="00E1385F" w:rsidRDefault="00E1385F" w:rsidP="008B44C5">
      <w:pPr>
        <w:pStyle w:val="Heading2"/>
      </w:pPr>
      <w:r w:rsidRPr="00E1385F">
        <w:t>Test Plan: TAPI 2.6 Streaming Use Cases (</w:t>
      </w:r>
      <w:commentRangeStart w:id="392"/>
      <w:commentRangeStart w:id="393"/>
      <w:r w:rsidRPr="00E1385F">
        <w:t>TR-548 v3.</w:t>
      </w:r>
      <w:del w:id="394" w:author="Davis, Nigel" w:date="2025-09-30T12:09:00Z" w16du:dateUtc="2025-09-30T11:09:00Z">
        <w:r w:rsidRPr="00E1385F" w:rsidDel="00573AF0">
          <w:delText>3</w:delText>
        </w:r>
        <w:commentRangeEnd w:id="392"/>
        <w:r w:rsidR="00B06EBB" w:rsidDel="00573AF0">
          <w:rPr>
            <w:rStyle w:val="CommentReference"/>
            <w:rFonts w:asciiTheme="minorHAnsi" w:eastAsiaTheme="minorHAnsi" w:hAnsiTheme="minorHAnsi" w:cstheme="minorBidi"/>
            <w:color w:val="auto"/>
          </w:rPr>
          <w:commentReference w:id="392"/>
        </w:r>
      </w:del>
      <w:commentRangeEnd w:id="393"/>
      <w:r w:rsidR="00573AF0">
        <w:rPr>
          <w:rStyle w:val="CommentReference"/>
          <w:rFonts w:asciiTheme="minorHAnsi" w:eastAsiaTheme="minorHAnsi" w:hAnsiTheme="minorHAnsi" w:cstheme="minorBidi"/>
          <w:color w:val="auto"/>
        </w:rPr>
        <w:commentReference w:id="393"/>
      </w:r>
      <w:ins w:id="395" w:author="Davis, Nigel" w:date="2025-09-30T12:09:00Z" w16du:dateUtc="2025-09-30T11:09:00Z">
        <w:r w:rsidR="00573AF0">
          <w:t>2</w:t>
        </w:r>
      </w:ins>
      <w:r w:rsidRPr="00E1385F">
        <w:t>)</w:t>
      </w:r>
    </w:p>
    <w:p w14:paraId="2141C3DD" w14:textId="77777777" w:rsidR="00E1385F" w:rsidRPr="00E1385F" w:rsidRDefault="00E1385F" w:rsidP="00E1385F">
      <w:pPr>
        <w:rPr>
          <w:b/>
          <w:bCs/>
        </w:rPr>
      </w:pPr>
      <w:r w:rsidRPr="00E1385F">
        <w:rPr>
          <w:b/>
          <w:bCs/>
        </w:rPr>
        <w:t>1. Test Plan Overview</w:t>
      </w:r>
    </w:p>
    <w:p w14:paraId="7303A862" w14:textId="53EEA7E2" w:rsidR="00E1385F" w:rsidRPr="00E1385F" w:rsidRDefault="00E1385F" w:rsidP="00394064">
      <w:pPr>
        <w:numPr>
          <w:ilvl w:val="0"/>
          <w:numId w:val="2"/>
        </w:numPr>
      </w:pPr>
      <w:r w:rsidRPr="00E1385F">
        <w:rPr>
          <w:b/>
          <w:bCs/>
        </w:rPr>
        <w:t>Objective</w:t>
      </w:r>
      <w:r w:rsidRPr="00E1385F">
        <w:t xml:space="preserve">: Validate the TAPI Streaming Service functionality, progressing from basic </w:t>
      </w:r>
      <w:r w:rsidR="00C843AB">
        <w:t>connection</w:t>
      </w:r>
      <w:r w:rsidRPr="00E1385F">
        <w:t xml:space="preserve"> handling to advanced </w:t>
      </w:r>
      <w:r w:rsidR="00C843AB">
        <w:t>compacted log behaviour</w:t>
      </w:r>
      <w:r w:rsidRPr="00E1385F">
        <w:t>.</w:t>
      </w:r>
    </w:p>
    <w:p w14:paraId="6E5FB328" w14:textId="21832163" w:rsidR="00E1385F" w:rsidRPr="00E1385F" w:rsidRDefault="00E1385F" w:rsidP="00394064">
      <w:pPr>
        <w:numPr>
          <w:ilvl w:val="0"/>
          <w:numId w:val="2"/>
        </w:numPr>
      </w:pPr>
      <w:r w:rsidRPr="00E1385F">
        <w:rPr>
          <w:b/>
          <w:bCs/>
        </w:rPr>
        <w:t>Scope</w:t>
      </w:r>
      <w:r w:rsidRPr="00E1385F">
        <w:t xml:space="preserve">: Covers </w:t>
      </w:r>
      <w:r w:rsidR="00862E39">
        <w:t xml:space="preserve">all </w:t>
      </w:r>
      <w:r w:rsidRPr="00E1385F">
        <w:t>streaming</w:t>
      </w:r>
      <w:r w:rsidR="00B83B5E">
        <w:t xml:space="preserve"> (for WS, SSE and gNMI)</w:t>
      </w:r>
    </w:p>
    <w:p w14:paraId="6868F399" w14:textId="77777777" w:rsidR="00E1385F" w:rsidRPr="00E1385F" w:rsidRDefault="00E1385F" w:rsidP="00394064">
      <w:pPr>
        <w:numPr>
          <w:ilvl w:val="0"/>
          <w:numId w:val="2"/>
        </w:numPr>
      </w:pPr>
      <w:r w:rsidRPr="00E1385F">
        <w:rPr>
          <w:b/>
          <w:bCs/>
        </w:rPr>
        <w:t>Version Under Test</w:t>
      </w:r>
      <w:r w:rsidRPr="00E1385F">
        <w:t>: TAPI 2.6.0 / TR-548 v3.3</w:t>
      </w:r>
    </w:p>
    <w:p w14:paraId="0E3C9FD1" w14:textId="77777777" w:rsidR="00E1385F" w:rsidRPr="00E1385F" w:rsidRDefault="00000000" w:rsidP="00E1385F">
      <w:r>
        <w:pict w14:anchorId="6A3946CC">
          <v:rect id="_x0000_i1030" style="width:0;height:1.5pt" o:hralign="center" o:hrstd="t" o:hr="t" fillcolor="#a0a0a0" stroked="f"/>
        </w:pict>
      </w:r>
    </w:p>
    <w:p w14:paraId="46CBD118" w14:textId="77777777" w:rsidR="00E1385F" w:rsidRPr="00E1385F" w:rsidRDefault="00E1385F" w:rsidP="00E1385F">
      <w:pPr>
        <w:rPr>
          <w:b/>
          <w:bCs/>
        </w:rPr>
      </w:pPr>
      <w:r w:rsidRPr="00E1385F">
        <w:rPr>
          <w:b/>
          <w:bCs/>
        </w:rPr>
        <w:t>2. Test Environment</w:t>
      </w:r>
    </w:p>
    <w:p w14:paraId="14215A17" w14:textId="112CF7CE" w:rsidR="00E1385F" w:rsidRPr="00E1385F" w:rsidRDefault="00E1385F" w:rsidP="00394064">
      <w:pPr>
        <w:numPr>
          <w:ilvl w:val="0"/>
          <w:numId w:val="3"/>
        </w:numPr>
      </w:pPr>
      <w:r w:rsidRPr="00E1385F">
        <w:t>TAPI-enabled SDN controller</w:t>
      </w:r>
    </w:p>
    <w:p w14:paraId="5E89EC0F" w14:textId="7EFAE28D" w:rsidR="00E1385F" w:rsidRPr="00E1385F" w:rsidRDefault="00E1385F" w:rsidP="00394064">
      <w:pPr>
        <w:numPr>
          <w:ilvl w:val="0"/>
          <w:numId w:val="3"/>
        </w:numPr>
      </w:pPr>
      <w:r w:rsidRPr="00E1385F">
        <w:t>TAPI client/emulator (</w:t>
      </w:r>
      <w:r w:rsidR="00772A61">
        <w:t>ST Client</w:t>
      </w:r>
      <w:r w:rsidRPr="00E1385F">
        <w:t>)</w:t>
      </w:r>
    </w:p>
    <w:p w14:paraId="6C31F521" w14:textId="0CE9B12C" w:rsidR="00E1385F" w:rsidRPr="00E1385F" w:rsidRDefault="00E1385F" w:rsidP="00394064">
      <w:pPr>
        <w:numPr>
          <w:ilvl w:val="0"/>
          <w:numId w:val="3"/>
        </w:numPr>
      </w:pPr>
      <w:r w:rsidRPr="00E1385F">
        <w:t xml:space="preserve">Network simulator </w:t>
      </w:r>
      <w:r w:rsidR="00272818">
        <w:t>and/</w:t>
      </w:r>
      <w:r w:rsidRPr="00E1385F">
        <w:t>or physical network</w:t>
      </w:r>
    </w:p>
    <w:p w14:paraId="7EFACF55" w14:textId="188D30D3" w:rsidR="00911B9C" w:rsidRDefault="00911B9C" w:rsidP="00394064">
      <w:pPr>
        <w:numPr>
          <w:ilvl w:val="0"/>
          <w:numId w:val="3"/>
        </w:numPr>
        <w:rPr>
          <w:ins w:id="396" w:author="Ramon Casellas" w:date="2025-09-17T14:29:00Z" w16du:dateUtc="2025-09-17T12:29:00Z"/>
        </w:rPr>
      </w:pPr>
      <w:ins w:id="397" w:author="Ramon Casellas" w:date="2025-09-17T14:29:00Z" w16du:dateUtc="2025-09-17T12:29:00Z">
        <w:r>
          <w:t xml:space="preserve">For specific use case, auxiliar systems (e.g. Auth endpoint). </w:t>
        </w:r>
      </w:ins>
      <w:ins w:id="398" w:author="Ramon Casellas" w:date="2025-09-17T14:30:00Z" w16du:dateUtc="2025-09-17T12:30:00Z">
        <w:r w:rsidR="003E542F">
          <w:t>Mock-up or simple systems may be used.</w:t>
        </w:r>
      </w:ins>
    </w:p>
    <w:p w14:paraId="5395F297" w14:textId="64FDFDB4" w:rsidR="00E1385F" w:rsidRPr="00E1385F" w:rsidRDefault="00272818" w:rsidP="00394064">
      <w:pPr>
        <w:numPr>
          <w:ilvl w:val="0"/>
          <w:numId w:val="3"/>
        </w:numPr>
      </w:pPr>
      <w:r>
        <w:t>Specific test client</w:t>
      </w:r>
      <w:r w:rsidR="00E1385F" w:rsidRPr="00E1385F">
        <w:t xml:space="preserve"> streaming validation</w:t>
      </w:r>
    </w:p>
    <w:p w14:paraId="7A9531F1" w14:textId="63D21D8A" w:rsidR="005B3B2E" w:rsidRPr="00404795" w:rsidRDefault="00000000" w:rsidP="00E1385F">
      <w:r>
        <w:pict w14:anchorId="325DDD65">
          <v:rect id="_x0000_i1031" style="width:0;height:1.5pt" o:hralign="center" o:hrstd="t" o:hr="t" fillcolor="#a0a0a0" stroked="f"/>
        </w:pict>
      </w:r>
    </w:p>
    <w:p w14:paraId="2DD71BB2" w14:textId="52F11322" w:rsidR="00E1385F" w:rsidRPr="00E1385F" w:rsidRDefault="000B4418" w:rsidP="00E1385F">
      <w:pPr>
        <w:rPr>
          <w:b/>
          <w:bCs/>
        </w:rPr>
      </w:pPr>
      <w:r>
        <w:rPr>
          <w:b/>
          <w:bCs/>
        </w:rPr>
        <w:t>3.</w:t>
      </w:r>
      <w:r w:rsidR="00E1385F" w:rsidRPr="00E1385F">
        <w:rPr>
          <w:b/>
          <w:bCs/>
        </w:rPr>
        <w:t xml:space="preserve"> Traceability to TR-548</w:t>
      </w:r>
    </w:p>
    <w:p w14:paraId="304E397B" w14:textId="66A5B2DF" w:rsidR="00E1385F" w:rsidRDefault="00E1385F" w:rsidP="00E1385F">
      <w:r w:rsidRPr="00E1385F">
        <w:t>Each test case is mapped to specific use cases defined in TR-548 v3.3. For detailed descriptions and sequence diagrams, refer to the corresponding sections</w:t>
      </w:r>
      <w:r w:rsidR="002B7E5F">
        <w:t>.</w:t>
      </w:r>
    </w:p>
    <w:p w14:paraId="4DD6390D" w14:textId="33AD1EC8" w:rsidR="002B7E5F" w:rsidRPr="00A43C96" w:rsidRDefault="009F4F65" w:rsidP="002B7E5F">
      <w:pPr>
        <w:rPr>
          <w:b/>
          <w:bCs/>
        </w:rPr>
      </w:pPr>
      <w:r w:rsidRPr="008B44C5">
        <w:rPr>
          <w:rStyle w:val="Heading2Char"/>
        </w:rPr>
        <w:lastRenderedPageBreak/>
        <w:t>Test Details</w:t>
      </w:r>
      <w:r w:rsidR="00000000">
        <w:pict w14:anchorId="53361DCD">
          <v:rect id="_x0000_i1032" style="width:0;height:1.5pt" o:hralign="center" o:hrstd="t" o:hr="t" fillcolor="#a0a0a0" stroked="f"/>
        </w:pict>
      </w:r>
    </w:p>
    <w:p w14:paraId="77376511" w14:textId="008B9016" w:rsidR="00E1385F" w:rsidRPr="00E1385F" w:rsidRDefault="00E1385F" w:rsidP="00E1385F">
      <w:pPr>
        <w:rPr>
          <w:b/>
          <w:bCs/>
        </w:rPr>
      </w:pPr>
      <w:r w:rsidRPr="00E1385F">
        <w:rPr>
          <w:rFonts w:ascii="Segoe UI Emoji" w:hAnsi="Segoe UI Emoji" w:cs="Segoe UI Emoji"/>
          <w:b/>
          <w:bCs/>
        </w:rPr>
        <w:t>✅</w:t>
      </w:r>
      <w:r w:rsidRPr="00E1385F">
        <w:rPr>
          <w:b/>
          <w:bCs/>
        </w:rPr>
        <w:t xml:space="preserve"> </w:t>
      </w:r>
      <w:r w:rsidRPr="008B44C5">
        <w:rPr>
          <w:rStyle w:val="Heading3Char"/>
        </w:rPr>
        <w:t>Test Case</w:t>
      </w:r>
      <w:r w:rsidR="002B7E5F" w:rsidRPr="008B44C5">
        <w:rPr>
          <w:rStyle w:val="Heading3Char"/>
        </w:rPr>
        <w:t xml:space="preserve"> 2.9.1</w:t>
      </w:r>
      <w:r w:rsidRPr="008B44C5">
        <w:rPr>
          <w:rStyle w:val="Heading3Char"/>
        </w:rPr>
        <w:t xml:space="preserve">: </w:t>
      </w:r>
      <w:r w:rsidR="00306A28" w:rsidRPr="008B44C5">
        <w:rPr>
          <w:rStyle w:val="Heading3Char"/>
        </w:rPr>
        <w:t xml:space="preserve">Use Case </w:t>
      </w:r>
      <w:r w:rsidRPr="008B44C5">
        <w:rPr>
          <w:rStyle w:val="Heading3Char"/>
        </w:rPr>
        <w:t>ST-0.1</w:t>
      </w:r>
      <w:r w:rsidR="00306A28" w:rsidRPr="008B44C5">
        <w:rPr>
          <w:rStyle w:val="Heading3Char"/>
        </w:rPr>
        <w:t xml:space="preserve">: </w:t>
      </w:r>
      <w:r w:rsidRPr="008B44C5">
        <w:rPr>
          <w:rStyle w:val="Heading3Char"/>
        </w:rPr>
        <w:t>Get Auth Token</w:t>
      </w:r>
    </w:p>
    <w:p w14:paraId="232D4339" w14:textId="77777777" w:rsidR="00E1385F" w:rsidRPr="00E1385F" w:rsidRDefault="00000000" w:rsidP="00E1385F">
      <w:r>
        <w:pict w14:anchorId="6D95D00A">
          <v:rect id="_x0000_i1033" style="width:0;height:1.5pt" o:hralign="center" o:hrstd="t" o:hr="t" fillcolor="#a0a0a0" stroked="f"/>
        </w:pict>
      </w:r>
    </w:p>
    <w:p w14:paraId="1A78B9E6" w14:textId="77777777" w:rsidR="00E1385F" w:rsidRPr="00E1385F" w:rsidRDefault="00E1385F" w:rsidP="00E1385F">
      <w:pPr>
        <w:rPr>
          <w:b/>
          <w:bCs/>
        </w:rPr>
      </w:pPr>
      <w:r w:rsidRPr="00E1385F">
        <w:rPr>
          <w:b/>
          <w:bCs/>
        </w:rPr>
        <w:t>Description / Purpose</w:t>
      </w:r>
    </w:p>
    <w:p w14:paraId="24807E61" w14:textId="77777777" w:rsidR="00E1385F" w:rsidRPr="00E1385F" w:rsidRDefault="00E1385F" w:rsidP="00E1385F">
      <w:r w:rsidRPr="00E1385F">
        <w:t>This test case validates that a client can obtain an authentication token from the provider's security layer in order to access TAPI Streaming services (e.g., gNMI or TAPI Notification API). This step ensures that the system enforces secure access and that the provider supports token issuance using standard or configured authentication protocols (e.g., OAuth 2.0, JWT, Basic Auth leading to token issuance).</w:t>
      </w:r>
    </w:p>
    <w:p w14:paraId="707D1033" w14:textId="77777777" w:rsidR="00E1385F" w:rsidRPr="00E1385F" w:rsidRDefault="00000000" w:rsidP="00E1385F">
      <w:r>
        <w:pict w14:anchorId="275B08B8">
          <v:rect id="_x0000_i1034" style="width:0;height:1.5pt" o:hralign="center" o:hrstd="t" o:hr="t" fillcolor="#a0a0a0" stroked="f"/>
        </w:pict>
      </w:r>
    </w:p>
    <w:p w14:paraId="08E360E1" w14:textId="0CCDA930" w:rsidR="00E1385F" w:rsidRPr="00E1385F" w:rsidRDefault="00E1385F" w:rsidP="00E1385F">
      <w:pPr>
        <w:rPr>
          <w:b/>
          <w:bCs/>
        </w:rPr>
      </w:pPr>
      <w:r w:rsidRPr="00E1385F">
        <w:rPr>
          <w:b/>
          <w:bCs/>
        </w:rPr>
        <w:t>Prerequisites</w:t>
      </w:r>
    </w:p>
    <w:p w14:paraId="16083E08" w14:textId="77777777" w:rsidR="00E1385F" w:rsidRPr="00E1385F" w:rsidRDefault="00E1385F" w:rsidP="00394064">
      <w:pPr>
        <w:numPr>
          <w:ilvl w:val="0"/>
          <w:numId w:val="4"/>
        </w:numPr>
      </w:pPr>
      <w:r w:rsidRPr="00E1385F">
        <w:t>The authentication server (e.g., OAuth2 token endpoint) must be active and reachable.</w:t>
      </w:r>
    </w:p>
    <w:p w14:paraId="5540656A" w14:textId="77777777" w:rsidR="00E1385F" w:rsidRPr="00E1385F" w:rsidRDefault="00E1385F" w:rsidP="00394064">
      <w:pPr>
        <w:numPr>
          <w:ilvl w:val="0"/>
          <w:numId w:val="4"/>
        </w:numPr>
      </w:pPr>
      <w:r w:rsidRPr="00E1385F">
        <w:t>The client must possess valid credentials (client ID/secret, username/password, or certificate, depending on auth mode).</w:t>
      </w:r>
    </w:p>
    <w:p w14:paraId="227F694E" w14:textId="3BD452B2" w:rsidR="00E1385F" w:rsidRPr="00E1385F" w:rsidRDefault="00E1385F" w:rsidP="00394064">
      <w:pPr>
        <w:numPr>
          <w:ilvl w:val="0"/>
          <w:numId w:val="4"/>
        </w:numPr>
      </w:pPr>
      <w:r w:rsidRPr="00E1385F">
        <w:t>The provider should be configured to issue tokens for the specific scope</w:t>
      </w:r>
      <w:ins w:id="399" w:author="Ramon Casellas" w:date="2025-09-17T14:25:00Z" w16du:dateUtc="2025-09-17T12:25:00Z">
        <w:r w:rsidR="00494183">
          <w:t xml:space="preserve">. Tokens may have a finite validity </w:t>
        </w:r>
      </w:ins>
      <w:ins w:id="400" w:author="Ramon Casellas" w:date="2025-09-17T14:26:00Z" w16du:dateUtc="2025-09-17T12:26:00Z">
        <w:r w:rsidR="00EB195A">
          <w:t xml:space="preserve">(expiration date) </w:t>
        </w:r>
      </w:ins>
      <w:ins w:id="401" w:author="Ramon Casellas" w:date="2025-09-17T14:25:00Z" w16du:dateUtc="2025-09-17T12:25:00Z">
        <w:r w:rsidR="00494183">
          <w:t>and</w:t>
        </w:r>
      </w:ins>
      <w:ins w:id="402" w:author="Ramon Casellas" w:date="2025-09-17T14:26:00Z" w16du:dateUtc="2025-09-17T12:26:00Z">
        <w:r w:rsidR="00910D35">
          <w:t xml:space="preserve"> short lifetime, so new tokens should be retrieved a</w:t>
        </w:r>
      </w:ins>
      <w:ins w:id="403" w:author="Ramon Casellas" w:date="2025-09-17T14:27:00Z" w16du:dateUtc="2025-09-17T12:27:00Z">
        <w:r w:rsidR="00910D35">
          <w:t xml:space="preserve">s needed. </w:t>
        </w:r>
        <w:r w:rsidR="00244B0C">
          <w:t>The usage of invalid or expired tokens should be flagged.</w:t>
        </w:r>
      </w:ins>
    </w:p>
    <w:p w14:paraId="0CF787FE" w14:textId="77777777" w:rsidR="00E1385F" w:rsidRPr="00E1385F" w:rsidRDefault="00000000" w:rsidP="00E1385F">
      <w:r>
        <w:pict w14:anchorId="6A6A42B3">
          <v:rect id="_x0000_i1035" style="width:0;height:1.5pt" o:hralign="center" o:hrstd="t" o:hr="t" fillcolor="#a0a0a0" stroked="f"/>
        </w:pict>
      </w:r>
    </w:p>
    <w:p w14:paraId="0F28C6A9" w14:textId="77777777" w:rsidR="00E1385F" w:rsidRPr="00E1385F" w:rsidRDefault="00E1385F" w:rsidP="00E1385F">
      <w:pPr>
        <w:rPr>
          <w:b/>
          <w:bCs/>
        </w:rPr>
      </w:pPr>
      <w:r w:rsidRPr="00E1385F">
        <w:rPr>
          <w:b/>
          <w:bCs/>
        </w:rPr>
        <w:t>Procedure</w:t>
      </w:r>
    </w:p>
    <w:p w14:paraId="3EB5D902" w14:textId="53BE3747" w:rsidR="00E1385F" w:rsidRPr="00E1385F" w:rsidRDefault="00E1385F" w:rsidP="00394064">
      <w:pPr>
        <w:numPr>
          <w:ilvl w:val="0"/>
          <w:numId w:val="5"/>
        </w:numPr>
      </w:pPr>
      <w:r w:rsidRPr="00E1385F">
        <w:rPr>
          <w:b/>
          <w:bCs/>
        </w:rPr>
        <w:t>Construct Authentication Request</w:t>
      </w:r>
      <w:r w:rsidRPr="00E1385F">
        <w:br/>
        <w:t xml:space="preserve">Using REST or other supported mechanisms (e.g., HTTP POST to </w:t>
      </w:r>
      <w:commentRangeStart w:id="404"/>
      <w:commentRangeStart w:id="405"/>
      <w:r w:rsidRPr="00E1385F">
        <w:t>/token</w:t>
      </w:r>
      <w:commentRangeEnd w:id="404"/>
      <w:r w:rsidR="00244B0C">
        <w:rPr>
          <w:rStyle w:val="CommentReference"/>
        </w:rPr>
        <w:commentReference w:id="404"/>
      </w:r>
      <w:commentRangeEnd w:id="405"/>
      <w:r w:rsidR="00573AF0">
        <w:rPr>
          <w:rStyle w:val="CommentReference"/>
        </w:rPr>
        <w:commentReference w:id="405"/>
      </w:r>
      <w:r w:rsidRPr="00E1385F">
        <w:t>), the client submits credentials to the provider’s authentication endpoint.</w:t>
      </w:r>
    </w:p>
    <w:p w14:paraId="48F6CAEC" w14:textId="77777777" w:rsidR="00E1385F" w:rsidRPr="00E1385F" w:rsidRDefault="00E1385F" w:rsidP="00394064">
      <w:pPr>
        <w:numPr>
          <w:ilvl w:val="0"/>
          <w:numId w:val="5"/>
        </w:numPr>
      </w:pPr>
      <w:r w:rsidRPr="00E1385F">
        <w:rPr>
          <w:b/>
          <w:bCs/>
        </w:rPr>
        <w:lastRenderedPageBreak/>
        <w:t>Observe the Response:</w:t>
      </w:r>
      <w:r w:rsidRPr="00E1385F">
        <w:br/>
        <w:t>The response should include a valid access token, its expiry, and optionally a refresh token or token type.</w:t>
      </w:r>
    </w:p>
    <w:p w14:paraId="3ED3A6D6" w14:textId="77777777" w:rsidR="00E1385F" w:rsidRPr="00E1385F" w:rsidRDefault="00000000" w:rsidP="00E1385F">
      <w:r>
        <w:pict w14:anchorId="098DAE4A">
          <v:rect id="_x0000_i1036" style="width:0;height:1.5pt" o:hralign="center" o:hrstd="t" o:hr="t" fillcolor="#a0a0a0" stroked="f"/>
        </w:pict>
      </w:r>
    </w:p>
    <w:p w14:paraId="58B4372F" w14:textId="77777777" w:rsidR="00E1385F" w:rsidRPr="00E1385F" w:rsidRDefault="00E1385F" w:rsidP="00E1385F">
      <w:pPr>
        <w:rPr>
          <w:b/>
          <w:bCs/>
        </w:rPr>
      </w:pPr>
      <w:r w:rsidRPr="00E1385F">
        <w:rPr>
          <w:b/>
          <w:bCs/>
        </w:rPr>
        <w:t>Expected Results / Pass-Fail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9477"/>
        <w:gridCol w:w="3904"/>
      </w:tblGrid>
      <w:tr w:rsidR="00E1385F" w:rsidRPr="00E1385F" w14:paraId="2FA75889" w14:textId="77777777" w:rsidTr="00E1385F">
        <w:trPr>
          <w:tblHeader/>
          <w:tblCellSpacing w:w="15" w:type="dxa"/>
        </w:trPr>
        <w:tc>
          <w:tcPr>
            <w:tcW w:w="0" w:type="auto"/>
            <w:vAlign w:val="center"/>
            <w:hideMark/>
          </w:tcPr>
          <w:p w14:paraId="14B5DEF1" w14:textId="77777777" w:rsidR="00E1385F" w:rsidRPr="00E1385F" w:rsidRDefault="00E1385F" w:rsidP="00E1385F">
            <w:pPr>
              <w:rPr>
                <w:b/>
                <w:bCs/>
              </w:rPr>
            </w:pPr>
            <w:r w:rsidRPr="00E1385F">
              <w:rPr>
                <w:b/>
                <w:bCs/>
              </w:rPr>
              <w:t>Step</w:t>
            </w:r>
          </w:p>
        </w:tc>
        <w:tc>
          <w:tcPr>
            <w:tcW w:w="0" w:type="auto"/>
            <w:vAlign w:val="center"/>
            <w:hideMark/>
          </w:tcPr>
          <w:p w14:paraId="2036875D" w14:textId="77777777" w:rsidR="00E1385F" w:rsidRPr="00E1385F" w:rsidRDefault="00E1385F" w:rsidP="00E1385F">
            <w:pPr>
              <w:rPr>
                <w:b/>
                <w:bCs/>
              </w:rPr>
            </w:pPr>
            <w:r w:rsidRPr="00E1385F">
              <w:rPr>
                <w:b/>
                <w:bCs/>
              </w:rPr>
              <w:t>Expected Outcome</w:t>
            </w:r>
          </w:p>
        </w:tc>
        <w:tc>
          <w:tcPr>
            <w:tcW w:w="0" w:type="auto"/>
            <w:vAlign w:val="center"/>
            <w:hideMark/>
          </w:tcPr>
          <w:p w14:paraId="66F3BD05" w14:textId="77777777" w:rsidR="00E1385F" w:rsidRPr="00E1385F" w:rsidRDefault="00E1385F" w:rsidP="00E1385F">
            <w:pPr>
              <w:rPr>
                <w:b/>
                <w:bCs/>
              </w:rPr>
            </w:pPr>
            <w:r w:rsidRPr="00E1385F">
              <w:rPr>
                <w:b/>
                <w:bCs/>
              </w:rPr>
              <w:t>Result</w:t>
            </w:r>
          </w:p>
        </w:tc>
      </w:tr>
      <w:tr w:rsidR="00E1385F" w:rsidRPr="00E1385F" w14:paraId="4C28F99A" w14:textId="77777777" w:rsidTr="00E1385F">
        <w:trPr>
          <w:tblCellSpacing w:w="15" w:type="dxa"/>
        </w:trPr>
        <w:tc>
          <w:tcPr>
            <w:tcW w:w="0" w:type="auto"/>
            <w:vAlign w:val="center"/>
            <w:hideMark/>
          </w:tcPr>
          <w:p w14:paraId="41FC52F1" w14:textId="77777777" w:rsidR="00E1385F" w:rsidRPr="00E1385F" w:rsidRDefault="00E1385F" w:rsidP="00E1385F">
            <w:r w:rsidRPr="00E1385F">
              <w:t>1</w:t>
            </w:r>
          </w:p>
        </w:tc>
        <w:tc>
          <w:tcPr>
            <w:tcW w:w="0" w:type="auto"/>
            <w:vAlign w:val="center"/>
            <w:hideMark/>
          </w:tcPr>
          <w:p w14:paraId="0806B2DC" w14:textId="77777777" w:rsidR="00E1385F" w:rsidRPr="00E1385F" w:rsidRDefault="00E1385F" w:rsidP="00E1385F">
            <w:r w:rsidRPr="00E1385F">
              <w:t>HTTP response code is 200 OK</w:t>
            </w:r>
          </w:p>
        </w:tc>
        <w:tc>
          <w:tcPr>
            <w:tcW w:w="0" w:type="auto"/>
            <w:vAlign w:val="center"/>
            <w:hideMark/>
          </w:tcPr>
          <w:p w14:paraId="04084418" w14:textId="77777777" w:rsidR="00E1385F" w:rsidRPr="00E1385F" w:rsidRDefault="00E1385F" w:rsidP="00E1385F">
            <w:r w:rsidRPr="00E1385F">
              <w:rPr>
                <w:rFonts w:ascii="Segoe UI Emoji" w:hAnsi="Segoe UI Emoji" w:cs="Segoe UI Emoji"/>
              </w:rPr>
              <w:t>✔️</w:t>
            </w:r>
            <w:r w:rsidRPr="00E1385F">
              <w:t xml:space="preserve"> Pass if 200 received</w:t>
            </w:r>
          </w:p>
        </w:tc>
      </w:tr>
      <w:tr w:rsidR="00E1385F" w:rsidRPr="00E1385F" w14:paraId="54D78D0C" w14:textId="77777777" w:rsidTr="00E1385F">
        <w:trPr>
          <w:tblCellSpacing w:w="15" w:type="dxa"/>
        </w:trPr>
        <w:tc>
          <w:tcPr>
            <w:tcW w:w="0" w:type="auto"/>
            <w:vAlign w:val="center"/>
            <w:hideMark/>
          </w:tcPr>
          <w:p w14:paraId="5AFC5B37" w14:textId="77777777" w:rsidR="00E1385F" w:rsidRPr="00E1385F" w:rsidRDefault="00E1385F" w:rsidP="00E1385F">
            <w:r w:rsidRPr="00E1385F">
              <w:t>2</w:t>
            </w:r>
          </w:p>
        </w:tc>
        <w:tc>
          <w:tcPr>
            <w:tcW w:w="0" w:type="auto"/>
            <w:vAlign w:val="center"/>
            <w:hideMark/>
          </w:tcPr>
          <w:p w14:paraId="1E4437C1" w14:textId="77777777" w:rsidR="00E1385F" w:rsidRPr="00E1385F" w:rsidRDefault="00E1385F" w:rsidP="00E1385F">
            <w:r w:rsidRPr="00E1385F">
              <w:t>Response body contains a well-formed access token (access_token), with expires_in and optionally scope</w:t>
            </w:r>
          </w:p>
        </w:tc>
        <w:tc>
          <w:tcPr>
            <w:tcW w:w="0" w:type="auto"/>
            <w:vAlign w:val="center"/>
            <w:hideMark/>
          </w:tcPr>
          <w:p w14:paraId="3A1BBABC" w14:textId="77777777" w:rsidR="00E1385F" w:rsidRPr="00E1385F" w:rsidRDefault="00E1385F" w:rsidP="00E1385F">
            <w:r w:rsidRPr="00E1385F">
              <w:rPr>
                <w:rFonts w:ascii="Segoe UI Emoji" w:hAnsi="Segoe UI Emoji" w:cs="Segoe UI Emoji"/>
              </w:rPr>
              <w:t>✔️</w:t>
            </w:r>
            <w:r w:rsidRPr="00E1385F">
              <w:t xml:space="preserve"> Pass if token is usable</w:t>
            </w:r>
          </w:p>
        </w:tc>
      </w:tr>
      <w:tr w:rsidR="00E1385F" w:rsidRPr="00E1385F" w14:paraId="2B73F588" w14:textId="77777777" w:rsidTr="00E1385F">
        <w:trPr>
          <w:tblCellSpacing w:w="15" w:type="dxa"/>
        </w:trPr>
        <w:tc>
          <w:tcPr>
            <w:tcW w:w="0" w:type="auto"/>
            <w:vAlign w:val="center"/>
            <w:hideMark/>
          </w:tcPr>
          <w:p w14:paraId="6C4ADB86" w14:textId="77777777" w:rsidR="00E1385F" w:rsidRPr="00E1385F" w:rsidRDefault="00E1385F" w:rsidP="00E1385F">
            <w:r w:rsidRPr="00E1385F">
              <w:t>3</w:t>
            </w:r>
          </w:p>
        </w:tc>
        <w:tc>
          <w:tcPr>
            <w:tcW w:w="0" w:type="auto"/>
            <w:vAlign w:val="center"/>
            <w:hideMark/>
          </w:tcPr>
          <w:p w14:paraId="0ED49F8A" w14:textId="77777777" w:rsidR="00E1385F" w:rsidRPr="00E1385F" w:rsidRDefault="00E1385F" w:rsidP="00E1385F">
            <w:r w:rsidRPr="00E1385F">
              <w:t>Token is accepted by the TAPI Streaming endpoint in follow-up tests (used in Authorization header)</w:t>
            </w:r>
          </w:p>
        </w:tc>
        <w:tc>
          <w:tcPr>
            <w:tcW w:w="0" w:type="auto"/>
            <w:vAlign w:val="center"/>
            <w:hideMark/>
          </w:tcPr>
          <w:p w14:paraId="0DF92E5A" w14:textId="77777777" w:rsidR="00E1385F" w:rsidRPr="00E1385F" w:rsidRDefault="00E1385F" w:rsidP="00E1385F">
            <w:r w:rsidRPr="00E1385F">
              <w:rPr>
                <w:rFonts w:ascii="Segoe UI Emoji" w:hAnsi="Segoe UI Emoji" w:cs="Segoe UI Emoji"/>
              </w:rPr>
              <w:t>✔️</w:t>
            </w:r>
            <w:r w:rsidRPr="00E1385F">
              <w:t xml:space="preserve"> Pass if streaming request is authorized</w:t>
            </w:r>
          </w:p>
        </w:tc>
      </w:tr>
      <w:tr w:rsidR="00E1385F" w:rsidRPr="00E1385F" w14:paraId="05DB6345" w14:textId="77777777" w:rsidTr="00E1385F">
        <w:trPr>
          <w:tblCellSpacing w:w="15" w:type="dxa"/>
        </w:trPr>
        <w:tc>
          <w:tcPr>
            <w:tcW w:w="0" w:type="auto"/>
            <w:vAlign w:val="center"/>
            <w:hideMark/>
          </w:tcPr>
          <w:p w14:paraId="1A9F3D26" w14:textId="77777777" w:rsidR="00E1385F" w:rsidRPr="00E1385F" w:rsidRDefault="00E1385F" w:rsidP="00E1385F">
            <w:r w:rsidRPr="00E1385F">
              <w:t>—</w:t>
            </w:r>
          </w:p>
        </w:tc>
        <w:tc>
          <w:tcPr>
            <w:tcW w:w="0" w:type="auto"/>
            <w:vAlign w:val="center"/>
            <w:hideMark/>
          </w:tcPr>
          <w:p w14:paraId="69F98D01" w14:textId="77777777" w:rsidR="00E1385F" w:rsidRPr="00E1385F" w:rsidRDefault="00E1385F" w:rsidP="00E1385F">
            <w:r w:rsidRPr="00E1385F">
              <w:t>Any error response (e.g., 401, 403, malformed token)</w:t>
            </w:r>
          </w:p>
        </w:tc>
        <w:tc>
          <w:tcPr>
            <w:tcW w:w="0" w:type="auto"/>
            <w:vAlign w:val="center"/>
            <w:hideMark/>
          </w:tcPr>
          <w:p w14:paraId="25A35407" w14:textId="77777777" w:rsidR="00E1385F" w:rsidRPr="00E1385F" w:rsidRDefault="00E1385F" w:rsidP="00E1385F">
            <w:r w:rsidRPr="00E1385F">
              <w:rPr>
                <w:rFonts w:ascii="Segoe UI Emoji" w:hAnsi="Segoe UI Emoji" w:cs="Segoe UI Emoji"/>
              </w:rPr>
              <w:t>❌</w:t>
            </w:r>
            <w:r w:rsidRPr="00E1385F">
              <w:t xml:space="preserve"> Fail</w:t>
            </w:r>
          </w:p>
        </w:tc>
      </w:tr>
    </w:tbl>
    <w:p w14:paraId="4C7BEF8F" w14:textId="77777777" w:rsidR="00E1385F" w:rsidRDefault="00E1385F" w:rsidP="00E1385F">
      <w:r w:rsidRPr="00E1385F">
        <w:t>A successful test validates both the token issuance and its functional usability in downstream secure API calls.</w:t>
      </w:r>
    </w:p>
    <w:p w14:paraId="616221BB" w14:textId="1469285E" w:rsidR="00C06FFF" w:rsidRDefault="00000000" w:rsidP="00E1385F">
      <w:r>
        <w:pict w14:anchorId="0CB4F008">
          <v:rect id="_x0000_i1037" style="width:0;height:1.5pt" o:hralign="center" o:hrstd="t" o:hr="t" fillcolor="#a0a0a0" stroked="f"/>
        </w:pict>
      </w:r>
    </w:p>
    <w:p w14:paraId="70FEBF93" w14:textId="46201B31" w:rsidR="00C06FFF" w:rsidRPr="00425E2E" w:rsidRDefault="00425E2E" w:rsidP="00E1385F">
      <w:pPr>
        <w:rPr>
          <w:b/>
          <w:bCs/>
          <w:color w:val="0070C0"/>
        </w:rPr>
      </w:pPr>
      <w:r w:rsidRPr="00425E2E">
        <w:rPr>
          <w:b/>
          <w:bCs/>
          <w:color w:val="0070C0"/>
        </w:rPr>
        <w:t>For the test environment coder</w:t>
      </w:r>
    </w:p>
    <w:p w14:paraId="5D73FF90" w14:textId="6899C689" w:rsidR="00425E2E" w:rsidRDefault="00425E2E" w:rsidP="00E1385F">
      <w:pPr>
        <w:rPr>
          <w:color w:val="0070C0"/>
        </w:rPr>
      </w:pPr>
      <w:r>
        <w:rPr>
          <w:color w:val="0070C0"/>
        </w:rPr>
        <w:t>Request structure as follows:</w:t>
      </w:r>
    </w:p>
    <w:p w14:paraId="4D135FA7" w14:textId="31E59171" w:rsidR="00425E2E" w:rsidRDefault="000F1DFA" w:rsidP="00E1385F">
      <w:pPr>
        <w:rPr>
          <w:color w:val="0070C0"/>
        </w:rPr>
      </w:pPr>
      <w:r w:rsidRPr="000F1DFA">
        <w:rPr>
          <w:color w:val="0070C0"/>
          <w:highlight w:val="yellow"/>
        </w:rPr>
        <w:t>TO BE ADDED</w:t>
      </w:r>
    </w:p>
    <w:p w14:paraId="4B02324F" w14:textId="63915D15" w:rsidR="00425E2E" w:rsidRDefault="00425E2E" w:rsidP="00E1385F">
      <w:pPr>
        <w:rPr>
          <w:color w:val="0070C0"/>
        </w:rPr>
      </w:pPr>
      <w:r>
        <w:rPr>
          <w:color w:val="0070C0"/>
        </w:rPr>
        <w:t>Response structure as follows:</w:t>
      </w:r>
    </w:p>
    <w:p w14:paraId="36C099A6" w14:textId="09737D1A" w:rsidR="00425E2E" w:rsidRPr="00425E2E" w:rsidRDefault="000F1DFA" w:rsidP="00E1385F">
      <w:pPr>
        <w:rPr>
          <w:color w:val="0070C0"/>
        </w:rPr>
      </w:pPr>
      <w:r w:rsidRPr="000F1DFA">
        <w:rPr>
          <w:color w:val="0070C0"/>
          <w:highlight w:val="yellow"/>
        </w:rPr>
        <w:t>TO BE ADDED</w:t>
      </w:r>
    </w:p>
    <w:p w14:paraId="49A22235" w14:textId="77777777" w:rsidR="00E1385F" w:rsidRPr="00E1385F" w:rsidRDefault="00000000" w:rsidP="00E1385F">
      <w:r>
        <w:lastRenderedPageBreak/>
        <w:pict w14:anchorId="1B63F785">
          <v:rect id="_x0000_i1038" style="width:0;height:1.5pt" o:hralign="center" o:hrstd="t" o:hr="t" fillcolor="#a0a0a0" stroked="f"/>
        </w:pict>
      </w:r>
    </w:p>
    <w:p w14:paraId="2F609523" w14:textId="6D86CC45" w:rsidR="00E1385F" w:rsidRPr="008B44C5" w:rsidRDefault="00E1385F" w:rsidP="00E1385F">
      <w:pPr>
        <w:rPr>
          <w:rStyle w:val="Heading3Char"/>
        </w:rPr>
      </w:pPr>
      <w:r w:rsidRPr="00E1385F">
        <w:rPr>
          <w:rFonts w:ascii="Segoe UI Emoji" w:hAnsi="Segoe UI Emoji" w:cs="Segoe UI Emoji"/>
          <w:b/>
          <w:bCs/>
        </w:rPr>
        <w:t>✅</w:t>
      </w:r>
      <w:r w:rsidRPr="00E1385F">
        <w:rPr>
          <w:b/>
          <w:bCs/>
        </w:rPr>
        <w:t xml:space="preserve"> </w:t>
      </w:r>
      <w:r w:rsidRPr="008B44C5">
        <w:rPr>
          <w:rStyle w:val="Heading3Char"/>
        </w:rPr>
        <w:t>Test Case</w:t>
      </w:r>
      <w:r w:rsidR="00847BCA" w:rsidRPr="008B44C5">
        <w:rPr>
          <w:rStyle w:val="Heading3Char"/>
        </w:rPr>
        <w:t xml:space="preserve"> 2.9.2</w:t>
      </w:r>
      <w:r w:rsidRPr="008B44C5">
        <w:rPr>
          <w:rStyle w:val="Heading3Char"/>
        </w:rPr>
        <w:t xml:space="preserve">: </w:t>
      </w:r>
      <w:r w:rsidR="00232A03" w:rsidRPr="008B44C5">
        <w:rPr>
          <w:rStyle w:val="Heading3Char"/>
        </w:rPr>
        <w:t xml:space="preserve">Use Case </w:t>
      </w:r>
      <w:r w:rsidRPr="008B44C5">
        <w:rPr>
          <w:rStyle w:val="Heading3Char"/>
        </w:rPr>
        <w:t>ST-0.2</w:t>
      </w:r>
      <w:r w:rsidR="00232A03" w:rsidRPr="008B44C5">
        <w:rPr>
          <w:rStyle w:val="Heading3Char"/>
        </w:rPr>
        <w:t>:</w:t>
      </w:r>
      <w:r w:rsidRPr="008B44C5">
        <w:rPr>
          <w:rStyle w:val="Heading3Char"/>
        </w:rPr>
        <w:t xml:space="preserve"> Discover </w:t>
      </w:r>
      <w:r w:rsidR="00306A28" w:rsidRPr="008B44C5">
        <w:rPr>
          <w:rStyle w:val="Heading3Char"/>
        </w:rPr>
        <w:t>s</w:t>
      </w:r>
      <w:r w:rsidRPr="008B44C5">
        <w:rPr>
          <w:rStyle w:val="Heading3Char"/>
        </w:rPr>
        <w:t xml:space="preserve">upported and </w:t>
      </w:r>
      <w:r w:rsidR="00306A28" w:rsidRPr="008B44C5">
        <w:rPr>
          <w:rStyle w:val="Heading3Char"/>
        </w:rPr>
        <w:t>a</w:t>
      </w:r>
      <w:r w:rsidRPr="008B44C5">
        <w:rPr>
          <w:rStyle w:val="Heading3Char"/>
        </w:rPr>
        <w:t xml:space="preserve">vailable </w:t>
      </w:r>
      <w:r w:rsidR="00306A28" w:rsidRPr="008B44C5">
        <w:rPr>
          <w:rStyle w:val="Heading3Char"/>
        </w:rPr>
        <w:t>s</w:t>
      </w:r>
      <w:r w:rsidRPr="008B44C5">
        <w:rPr>
          <w:rStyle w:val="Heading3Char"/>
        </w:rPr>
        <w:t>treams</w:t>
      </w:r>
    </w:p>
    <w:p w14:paraId="27462E8B" w14:textId="77777777" w:rsidR="00E1385F" w:rsidRPr="00E1385F" w:rsidRDefault="00000000" w:rsidP="00E1385F">
      <w:r>
        <w:pict w14:anchorId="16102579">
          <v:rect id="_x0000_i1039" style="width:0;height:1.5pt" o:hralign="center" o:hrstd="t" o:hr="t" fillcolor="#a0a0a0" stroked="f"/>
        </w:pict>
      </w:r>
    </w:p>
    <w:p w14:paraId="4A744145" w14:textId="77777777" w:rsidR="00E1385F" w:rsidRPr="00E1385F" w:rsidRDefault="00E1385F" w:rsidP="00E1385F">
      <w:pPr>
        <w:rPr>
          <w:b/>
          <w:bCs/>
        </w:rPr>
      </w:pPr>
      <w:r w:rsidRPr="00E1385F">
        <w:rPr>
          <w:b/>
          <w:bCs/>
        </w:rPr>
        <w:t>Description / Purpose</w:t>
      </w:r>
    </w:p>
    <w:p w14:paraId="68F8C570" w14:textId="2AD7E983" w:rsidR="00E1385F" w:rsidRPr="00E1385F" w:rsidRDefault="00E1385F" w:rsidP="00E1385F">
      <w:r w:rsidRPr="00E1385F">
        <w:t xml:space="preserve">This test case validates that the client can discover which </w:t>
      </w:r>
      <w:proofErr w:type="gramStart"/>
      <w:r w:rsidRPr="00E1385F">
        <w:t>stream</w:t>
      </w:r>
      <w:r w:rsidR="00E3536C">
        <w:t>s</w:t>
      </w:r>
      <w:proofErr w:type="gramEnd"/>
      <w:r w:rsidR="00E3536C">
        <w:t xml:space="preserve"> </w:t>
      </w:r>
      <w:ins w:id="406" w:author="Ramon Casellas" w:date="2025-09-17T14:31:00Z" w16du:dateUtc="2025-09-17T12:31:00Z">
        <w:r w:rsidR="00AC7F80">
          <w:t xml:space="preserve">types </w:t>
        </w:r>
      </w:ins>
      <w:r w:rsidR="00E3536C">
        <w:t xml:space="preserve">are </w:t>
      </w:r>
      <w:proofErr w:type="gramStart"/>
      <w:r w:rsidR="00E3536C">
        <w:t>supported</w:t>
      </w:r>
      <w:proofErr w:type="gramEnd"/>
      <w:r w:rsidR="00E3536C">
        <w:t xml:space="preserve"> and which </w:t>
      </w:r>
      <w:ins w:id="407" w:author="Ramon Casellas" w:date="2025-09-17T14:32:00Z" w16du:dateUtc="2025-09-17T12:32:00Z">
        <w:r w:rsidR="001251F7">
          <w:t xml:space="preserve">actual streams and </w:t>
        </w:r>
      </w:ins>
      <w:r w:rsidR="00E3536C">
        <w:t>entities are available</w:t>
      </w:r>
      <w:del w:id="408" w:author="Ramon Casellas" w:date="2025-09-17T14:32:00Z" w16du:dateUtc="2025-09-17T12:32:00Z">
        <w:r w:rsidR="00E3536C" w:rsidDel="001251F7">
          <w:delText xml:space="preserve"> through this streams</w:delText>
        </w:r>
      </w:del>
      <w:r w:rsidRPr="00E1385F">
        <w:t xml:space="preserve"> from the TAPI provider. The discovery typically includes the list of supported </w:t>
      </w:r>
      <w:r w:rsidR="00792F73">
        <w:t>classes</w:t>
      </w:r>
      <w:r w:rsidRPr="00E1385F">
        <w:t>, available stream types, and operational parameters (e.g., encoding formats, supported paths).</w:t>
      </w:r>
      <w:ins w:id="409" w:author="Ramon Casellas" w:date="2025-09-17T14:32:00Z" w16du:dateUtc="2025-09-17T12:32:00Z">
        <w:r w:rsidR="001251F7">
          <w:t xml:space="preserve"> See Yang tree ST-02 and ST-02b for specific data nodes to be checked.</w:t>
        </w:r>
      </w:ins>
    </w:p>
    <w:p w14:paraId="2ABB3D92" w14:textId="5769CB19" w:rsidR="00E1385F" w:rsidRPr="00E1385F" w:rsidRDefault="00E1385F" w:rsidP="00E1385F">
      <w:r w:rsidRPr="00E1385F">
        <w:t xml:space="preserve">This step ensures the </w:t>
      </w:r>
      <w:r w:rsidR="00E3536C">
        <w:t xml:space="preserve">provider can support a </w:t>
      </w:r>
      <w:r w:rsidRPr="00E1385F">
        <w:t xml:space="preserve">client </w:t>
      </w:r>
      <w:r w:rsidR="00E3536C">
        <w:t xml:space="preserve">that can </w:t>
      </w:r>
      <w:r w:rsidRPr="00E1385F">
        <w:t xml:space="preserve">dynamically adapt to provider capabilities </w:t>
      </w:r>
      <w:r w:rsidR="00E3536C">
        <w:t>avoiding</w:t>
      </w:r>
      <w:r w:rsidRPr="00E1385F">
        <w:t xml:space="preserve"> hardcoding stream definitions.</w:t>
      </w:r>
    </w:p>
    <w:p w14:paraId="6C35C262" w14:textId="77777777" w:rsidR="00E1385F" w:rsidRPr="00E1385F" w:rsidRDefault="00000000" w:rsidP="00E1385F">
      <w:r>
        <w:pict w14:anchorId="047A5845">
          <v:rect id="_x0000_i1040" style="width:0;height:1.5pt" o:hralign="center" o:hrstd="t" o:hr="t" fillcolor="#a0a0a0" stroked="f"/>
        </w:pict>
      </w:r>
    </w:p>
    <w:p w14:paraId="656F1A38" w14:textId="103D785A" w:rsidR="00E1385F" w:rsidRPr="00E1385F" w:rsidRDefault="00E1385F" w:rsidP="00E1385F">
      <w:pPr>
        <w:rPr>
          <w:b/>
          <w:bCs/>
        </w:rPr>
      </w:pPr>
      <w:r w:rsidRPr="00E1385F">
        <w:rPr>
          <w:b/>
          <w:bCs/>
        </w:rPr>
        <w:t>Prerequisites</w:t>
      </w:r>
    </w:p>
    <w:p w14:paraId="724DB07B" w14:textId="2D6F41DF" w:rsidR="00E1385F" w:rsidRPr="00E1385F" w:rsidRDefault="00E1385F" w:rsidP="00394064">
      <w:pPr>
        <w:numPr>
          <w:ilvl w:val="0"/>
          <w:numId w:val="6"/>
        </w:numPr>
      </w:pPr>
      <w:r w:rsidRPr="00E1385F">
        <w:t xml:space="preserve">The client must have successfully obtained an access token (see </w:t>
      </w:r>
      <w:r w:rsidR="0067587B">
        <w:t xml:space="preserve">Use Case </w:t>
      </w:r>
      <w:r w:rsidRPr="00E1385F">
        <w:rPr>
          <w:b/>
          <w:bCs/>
        </w:rPr>
        <w:t>ST-0.1</w:t>
      </w:r>
      <w:r w:rsidRPr="00E1385F">
        <w:t>) and is authorized to perform capability discovery.</w:t>
      </w:r>
    </w:p>
    <w:p w14:paraId="07113C7E" w14:textId="40FA337A" w:rsidR="00E1385F" w:rsidRPr="00E1385F" w:rsidRDefault="00E1385F" w:rsidP="00394064">
      <w:pPr>
        <w:numPr>
          <w:ilvl w:val="0"/>
          <w:numId w:val="6"/>
        </w:numPr>
      </w:pPr>
      <w:r w:rsidRPr="00E1385F">
        <w:t xml:space="preserve">Provider </w:t>
      </w:r>
      <w:r w:rsidR="00B84112">
        <w:t xml:space="preserve">should </w:t>
      </w:r>
      <w:r w:rsidRPr="00E1385F">
        <w:t xml:space="preserve">have initialized </w:t>
      </w:r>
      <w:r w:rsidR="00B84112">
        <w:t>the appro</w:t>
      </w:r>
      <w:r w:rsidR="007834E4">
        <w:t xml:space="preserve">priate streams </w:t>
      </w:r>
      <w:r w:rsidRPr="00E1385F">
        <w:t xml:space="preserve">(see </w:t>
      </w:r>
      <w:r w:rsidR="00B27C3B">
        <w:t xml:space="preserve">Use Case </w:t>
      </w:r>
      <w:r w:rsidRPr="00E1385F">
        <w:rPr>
          <w:b/>
          <w:bCs/>
        </w:rPr>
        <w:t>ST-1.1</w:t>
      </w:r>
      <w:r w:rsidRPr="00E1385F">
        <w:t>).</w:t>
      </w:r>
    </w:p>
    <w:p w14:paraId="3B4A6512" w14:textId="77777777" w:rsidR="00E1385F" w:rsidRPr="00E1385F" w:rsidRDefault="00000000" w:rsidP="00E1385F">
      <w:r>
        <w:pict w14:anchorId="64990337">
          <v:rect id="_x0000_i1041" style="width:0;height:1.5pt" o:hralign="center" o:hrstd="t" o:hr="t" fillcolor="#a0a0a0" stroked="f"/>
        </w:pict>
      </w:r>
    </w:p>
    <w:p w14:paraId="30143F54" w14:textId="77777777" w:rsidR="00E1385F" w:rsidRPr="00E1385F" w:rsidRDefault="00E1385F" w:rsidP="00E1385F">
      <w:pPr>
        <w:rPr>
          <w:b/>
          <w:bCs/>
        </w:rPr>
      </w:pPr>
      <w:r w:rsidRPr="00E1385F">
        <w:rPr>
          <w:b/>
          <w:bCs/>
        </w:rPr>
        <w:t>Procedure</w:t>
      </w:r>
    </w:p>
    <w:p w14:paraId="319E7F5B" w14:textId="77777777" w:rsidR="00686600" w:rsidRDefault="00E1385F" w:rsidP="00394064">
      <w:pPr>
        <w:numPr>
          <w:ilvl w:val="0"/>
          <w:numId w:val="7"/>
        </w:numPr>
      </w:pPr>
      <w:r w:rsidRPr="00E1385F">
        <w:rPr>
          <w:b/>
          <w:bCs/>
        </w:rPr>
        <w:t>Invoke the Capability Discovery API</w:t>
      </w:r>
      <w:r w:rsidRPr="00E1385F">
        <w:t>:</w:t>
      </w:r>
    </w:p>
    <w:p w14:paraId="1C17AFFB" w14:textId="175E43A3" w:rsidR="00686600" w:rsidRDefault="00686600" w:rsidP="00394064">
      <w:pPr>
        <w:numPr>
          <w:ilvl w:val="1"/>
          <w:numId w:val="7"/>
        </w:numPr>
      </w:pPr>
      <w:commentRangeStart w:id="410"/>
      <w:commentRangeStart w:id="411"/>
      <w:r>
        <w:t>S</w:t>
      </w:r>
      <w:r w:rsidRPr="00E1385F">
        <w:t>end a GET request to the provider’s stream discovery endpoint</w:t>
      </w:r>
      <w:r>
        <w:t>.</w:t>
      </w:r>
      <w:commentRangeEnd w:id="410"/>
      <w:r w:rsidR="00FA55C2">
        <w:rPr>
          <w:rStyle w:val="CommentReference"/>
        </w:rPr>
        <w:commentReference w:id="410"/>
      </w:r>
      <w:commentRangeEnd w:id="411"/>
      <w:r w:rsidR="00573AF0">
        <w:rPr>
          <w:rStyle w:val="CommentReference"/>
        </w:rPr>
        <w:commentReference w:id="411"/>
      </w:r>
    </w:p>
    <w:p w14:paraId="76BF7ED5" w14:textId="1EA95E44" w:rsidR="0041744A" w:rsidRPr="00573AF0" w:rsidRDefault="00E1385F" w:rsidP="0041744A">
      <w:pPr>
        <w:numPr>
          <w:ilvl w:val="0"/>
          <w:numId w:val="7"/>
        </w:numPr>
        <w:rPr>
          <w:ins w:id="412" w:author="Davis, Nigel" w:date="2025-09-30T12:12:00Z" w16du:dateUtc="2025-09-30T11:12:00Z"/>
          <w:rPrChange w:id="413" w:author="Davis, Nigel" w:date="2025-09-30T12:12:00Z" w16du:dateUtc="2025-09-30T11:12:00Z">
            <w:rPr>
              <w:ins w:id="414" w:author="Davis, Nigel" w:date="2025-09-30T12:12:00Z" w16du:dateUtc="2025-09-30T11:12:00Z"/>
              <w:b/>
              <w:bCs/>
            </w:rPr>
          </w:rPrChange>
        </w:rPr>
      </w:pPr>
      <w:commentRangeStart w:id="415"/>
      <w:commentRangeStart w:id="416"/>
      <w:del w:id="417" w:author="Davis, Nigel" w:date="2025-09-30T12:15:00Z" w16du:dateUtc="2025-09-30T11:15:00Z">
        <w:r w:rsidRPr="00686600" w:rsidDel="00573AF0">
          <w:rPr>
            <w:b/>
            <w:bCs/>
          </w:rPr>
          <w:lastRenderedPageBreak/>
          <w:delText xml:space="preserve">Parse </w:delText>
        </w:r>
      </w:del>
      <w:ins w:id="418" w:author="Davis, Nigel" w:date="2025-09-30T12:15:00Z" w16du:dateUtc="2025-09-30T11:15:00Z">
        <w:r w:rsidR="00573AF0" w:rsidRPr="00AE79E4">
          <w:rPr>
            <w:b/>
            <w:bCs/>
          </w:rPr>
          <w:t>Parse each retrieved list entry (</w:t>
        </w:r>
        <w:r w:rsidR="00573AF0" w:rsidRPr="00573AF0">
          <w:rPr>
            <w:b/>
            <w:bCs/>
          </w:rPr>
          <w:t>supported stream types and available streams)</w:t>
        </w:r>
        <w:r w:rsidR="00573AF0" w:rsidRPr="00AE79E4">
          <w:rPr>
            <w:b/>
            <w:bCs/>
          </w:rPr>
          <w:t xml:space="preserve"> and identify relevant parameters of each stream instance.</w:t>
        </w:r>
      </w:ins>
      <w:del w:id="419" w:author="Davis, Nigel" w:date="2025-09-30T12:15:00Z" w16du:dateUtc="2025-09-30T11:15:00Z">
        <w:r w:rsidRPr="00686600" w:rsidDel="00573AF0">
          <w:rPr>
            <w:b/>
            <w:bCs/>
          </w:rPr>
          <w:delText xml:space="preserve">the returned list of supported stream types, </w:delText>
        </w:r>
        <w:r w:rsidR="008A6CA6" w:rsidRPr="00686600" w:rsidDel="00573AF0">
          <w:rPr>
            <w:b/>
            <w:bCs/>
          </w:rPr>
          <w:delText xml:space="preserve">available streams </w:delText>
        </w:r>
        <w:r w:rsidRPr="00686600" w:rsidDel="00573AF0">
          <w:rPr>
            <w:b/>
            <w:bCs/>
          </w:rPr>
          <w:delText>and parameters</w:delText>
        </w:r>
        <w:r w:rsidR="008A6CA6" w:rsidRPr="00686600" w:rsidDel="00573AF0">
          <w:rPr>
            <w:b/>
            <w:bCs/>
          </w:rPr>
          <w:delText xml:space="preserve"> of each</w:delText>
        </w:r>
      </w:del>
      <w:commentRangeEnd w:id="415"/>
      <w:r w:rsidR="00034A67">
        <w:rPr>
          <w:rStyle w:val="CommentReference"/>
        </w:rPr>
        <w:commentReference w:id="415"/>
      </w:r>
      <w:commentRangeEnd w:id="416"/>
      <w:r w:rsidR="00573AF0">
        <w:rPr>
          <w:rStyle w:val="CommentReference"/>
        </w:rPr>
        <w:commentReference w:id="416"/>
      </w:r>
    </w:p>
    <w:p w14:paraId="3B2F3F14" w14:textId="6FAB79D9" w:rsidR="00573AF0" w:rsidRPr="00573AF0" w:rsidDel="004B049D" w:rsidRDefault="00573AF0" w:rsidP="0041744A">
      <w:pPr>
        <w:numPr>
          <w:ilvl w:val="0"/>
          <w:numId w:val="7"/>
        </w:numPr>
        <w:rPr>
          <w:del w:id="420" w:author="Davis, Nigel" w:date="2025-10-14T13:34:00Z" w16du:dateUtc="2025-10-14T12:34:00Z"/>
          <w:b/>
          <w:bCs/>
          <w:rPrChange w:id="421" w:author="Davis, Nigel" w:date="2025-09-30T12:14:00Z" w16du:dateUtc="2025-09-30T11:14:00Z">
            <w:rPr>
              <w:del w:id="422" w:author="Davis, Nigel" w:date="2025-10-14T13:34:00Z" w16du:dateUtc="2025-10-14T12:34:00Z"/>
            </w:rPr>
          </w:rPrChange>
        </w:rPr>
      </w:pPr>
    </w:p>
    <w:p w14:paraId="382299AC" w14:textId="77777777" w:rsidR="0041744A" w:rsidRDefault="008A6CA6" w:rsidP="0041744A">
      <w:pPr>
        <w:numPr>
          <w:ilvl w:val="0"/>
          <w:numId w:val="7"/>
        </w:numPr>
      </w:pPr>
      <w:r w:rsidRPr="0041744A">
        <w:rPr>
          <w:b/>
          <w:bCs/>
        </w:rPr>
        <w:t>Validate parameters for correctness</w:t>
      </w:r>
      <w:r w:rsidR="00506733" w:rsidRPr="0041744A">
        <w:rPr>
          <w:b/>
          <w:bCs/>
        </w:rPr>
        <w:t xml:space="preserve"> and consistency</w:t>
      </w:r>
    </w:p>
    <w:p w14:paraId="084547CD" w14:textId="335DFF94" w:rsidR="00E3536C" w:rsidRPr="00E3536C" w:rsidRDefault="00506733" w:rsidP="0041744A">
      <w:pPr>
        <w:numPr>
          <w:ilvl w:val="0"/>
          <w:numId w:val="7"/>
        </w:numPr>
      </w:pPr>
      <w:r w:rsidRPr="0041744A">
        <w:rPr>
          <w:b/>
          <w:bCs/>
        </w:rPr>
        <w:t>Capture details</w:t>
      </w:r>
      <w:r w:rsidR="00E3536C" w:rsidRPr="0041744A">
        <w:rPr>
          <w:b/>
          <w:bCs/>
        </w:rPr>
        <w:t xml:space="preserve"> </w:t>
      </w:r>
      <w:r w:rsidRPr="0041744A">
        <w:rPr>
          <w:b/>
          <w:bCs/>
        </w:rPr>
        <w:t>for later testing</w:t>
      </w:r>
      <w:r w:rsidR="00E3536C" w:rsidRPr="0041744A">
        <w:rPr>
          <w:b/>
          <w:bCs/>
        </w:rPr>
        <w:t xml:space="preserve"> </w:t>
      </w:r>
    </w:p>
    <w:p w14:paraId="6DE993B0" w14:textId="16037C19" w:rsidR="00E1385F" w:rsidRPr="00E3536C" w:rsidRDefault="00E3536C" w:rsidP="00E3536C">
      <w:pPr>
        <w:ind w:left="851"/>
      </w:pPr>
      <w:r w:rsidRPr="00E3536C">
        <w:t xml:space="preserve">for each </w:t>
      </w:r>
      <w:proofErr w:type="gramStart"/>
      <w:r w:rsidRPr="00E3536C">
        <w:t>available-stream</w:t>
      </w:r>
      <w:proofErr w:type="gramEnd"/>
      <w:r w:rsidRPr="00E3536C">
        <w:t xml:space="preserve"> including</w:t>
      </w:r>
      <w:r>
        <w:t>:</w:t>
      </w:r>
    </w:p>
    <w:p w14:paraId="7ADEC3B4" w14:textId="75739E49" w:rsidR="00E3536C" w:rsidRDefault="00E3536C" w:rsidP="00394064">
      <w:pPr>
        <w:numPr>
          <w:ilvl w:val="7"/>
          <w:numId w:val="38"/>
        </w:numPr>
        <w:ind w:left="1134" w:hanging="283"/>
      </w:pPr>
      <w:r>
        <w:t>connection-address</w:t>
      </w:r>
    </w:p>
    <w:p w14:paraId="7D0F4E21" w14:textId="4F354545" w:rsidR="00E3536C" w:rsidRDefault="00E3536C" w:rsidP="00394064">
      <w:pPr>
        <w:numPr>
          <w:ilvl w:val="7"/>
          <w:numId w:val="38"/>
        </w:numPr>
        <w:ind w:left="1134" w:hanging="283"/>
      </w:pPr>
      <w:r>
        <w:t>connection-protocol</w:t>
      </w:r>
    </w:p>
    <w:p w14:paraId="3B7785FF" w14:textId="40E662B1" w:rsidR="00E3536C" w:rsidDel="00C0421C" w:rsidRDefault="00C0421C" w:rsidP="00394064">
      <w:pPr>
        <w:numPr>
          <w:ilvl w:val="7"/>
          <w:numId w:val="38"/>
        </w:numPr>
        <w:ind w:left="1134" w:hanging="283"/>
        <w:rPr>
          <w:del w:id="423" w:author="Ramon Casellas" w:date="2025-09-17T14:36:00Z" w16du:dateUtc="2025-09-17T12:36:00Z"/>
        </w:rPr>
      </w:pPr>
      <w:ins w:id="424" w:author="Ramon Casellas" w:date="2025-09-17T14:36:00Z" w16du:dateUtc="2025-09-17T12:36:00Z">
        <w:r w:rsidRPr="00C0421C">
          <w:t>supported-stream-type-uuid</w:t>
        </w:r>
        <w:r w:rsidRPr="00C0421C" w:rsidDel="00C0421C">
          <w:t xml:space="preserve"> </w:t>
        </w:r>
      </w:ins>
      <w:ins w:id="425" w:author="Ramon Casellas" w:date="2025-09-17T14:37:00Z" w16du:dateUtc="2025-09-17T12:37:00Z">
        <w:r w:rsidR="003547BD">
          <w:t xml:space="preserve">as a key for the supported stream type </w:t>
        </w:r>
        <w:proofErr w:type="spellStart"/>
        <w:r w:rsidR="003547BD">
          <w:t>parameters.</w:t>
        </w:r>
      </w:ins>
      <w:del w:id="426" w:author="Ramon Casellas" w:date="2025-09-17T14:36:00Z" w16du:dateUtc="2025-09-17T12:36:00Z">
        <w:r w:rsidR="00E3536C" w:rsidDel="00C0421C">
          <w:delText xml:space="preserve">supported-stream-type </w:delText>
        </w:r>
      </w:del>
    </w:p>
    <w:p w14:paraId="25DEFE8A" w14:textId="0410DD39" w:rsidR="00E3536C" w:rsidRDefault="00E3536C" w:rsidP="00E3536C">
      <w:pPr>
        <w:ind w:left="851"/>
      </w:pPr>
      <w:r>
        <w:t>for</w:t>
      </w:r>
      <w:proofErr w:type="spellEnd"/>
      <w:r>
        <w:t xml:space="preserve"> each supported-stream-type including:</w:t>
      </w:r>
    </w:p>
    <w:p w14:paraId="6484F548" w14:textId="0234D4C2" w:rsidR="00CB5E75" w:rsidRDefault="00CB5E75" w:rsidP="00394064">
      <w:pPr>
        <w:numPr>
          <w:ilvl w:val="7"/>
          <w:numId w:val="38"/>
        </w:numPr>
        <w:ind w:left="1134" w:hanging="283"/>
      </w:pPr>
      <w:r>
        <w:t>Entities supported by the stream</w:t>
      </w:r>
    </w:p>
    <w:p w14:paraId="76AE1FF4" w14:textId="027BDAC9" w:rsidR="00E3536C" w:rsidRDefault="00E3536C" w:rsidP="00394064">
      <w:pPr>
        <w:numPr>
          <w:ilvl w:val="7"/>
          <w:numId w:val="38"/>
        </w:numPr>
        <w:ind w:left="1134" w:hanging="283"/>
      </w:pPr>
      <w:r>
        <w:t>log-storage-strategy</w:t>
      </w:r>
    </w:p>
    <w:p w14:paraId="53D17E1F" w14:textId="189360DE" w:rsidR="00E3536C" w:rsidRDefault="00E3536C" w:rsidP="00394064">
      <w:pPr>
        <w:numPr>
          <w:ilvl w:val="7"/>
          <w:numId w:val="38"/>
        </w:numPr>
        <w:ind w:left="1134" w:hanging="283"/>
      </w:pPr>
      <w:r>
        <w:t>log-record-strategy</w:t>
      </w:r>
    </w:p>
    <w:p w14:paraId="0AA34D57" w14:textId="2FB03359" w:rsidR="00E3536C" w:rsidRPr="00E1385F" w:rsidRDefault="00E3536C" w:rsidP="00394064">
      <w:pPr>
        <w:numPr>
          <w:ilvl w:val="7"/>
          <w:numId w:val="38"/>
        </w:numPr>
        <w:ind w:left="1134" w:hanging="283"/>
      </w:pPr>
      <w:r>
        <w:t>various parameters relevant to each specific test</w:t>
      </w:r>
    </w:p>
    <w:p w14:paraId="34D3B9E1" w14:textId="77777777" w:rsidR="00E1385F" w:rsidRPr="00E1385F" w:rsidRDefault="00000000" w:rsidP="00E1385F">
      <w:r>
        <w:pict w14:anchorId="5D1D3F01">
          <v:rect id="_x0000_i1042" style="width:0;height:1.5pt" o:hralign="center" o:hrstd="t" o:hr="t" fillcolor="#a0a0a0" stroked="f"/>
        </w:pict>
      </w:r>
    </w:p>
    <w:p w14:paraId="398EB8CB" w14:textId="77777777" w:rsidR="00E1385F" w:rsidRPr="00E1385F" w:rsidRDefault="00E1385F" w:rsidP="00E1385F">
      <w:pPr>
        <w:rPr>
          <w:b/>
          <w:bCs/>
        </w:rPr>
      </w:pPr>
      <w:r w:rsidRPr="00E1385F">
        <w:rPr>
          <w:b/>
          <w:bCs/>
        </w:rPr>
        <w:t>Expected Results / Pass-Fail Criteria</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0"/>
        <w:gridCol w:w="816"/>
        <w:gridCol w:w="7496"/>
        <w:gridCol w:w="30"/>
        <w:gridCol w:w="5581"/>
      </w:tblGrid>
      <w:tr w:rsidR="00E1385F" w:rsidRPr="00E1385F" w14:paraId="48AF2DA1" w14:textId="77777777" w:rsidTr="002A77A4">
        <w:trPr>
          <w:gridBefore w:val="1"/>
          <w:wBefore w:w="5" w:type="dxa"/>
          <w:tblHeader/>
          <w:tblCellSpacing w:w="15" w:type="dxa"/>
        </w:trPr>
        <w:tc>
          <w:tcPr>
            <w:tcW w:w="786" w:type="dxa"/>
            <w:vAlign w:val="center"/>
            <w:hideMark/>
          </w:tcPr>
          <w:p w14:paraId="3354053C" w14:textId="77777777" w:rsidR="00E1385F" w:rsidRPr="00E1385F" w:rsidRDefault="00E1385F" w:rsidP="00E1385F">
            <w:pPr>
              <w:rPr>
                <w:b/>
                <w:bCs/>
              </w:rPr>
            </w:pPr>
            <w:r w:rsidRPr="00E1385F">
              <w:rPr>
                <w:b/>
                <w:bCs/>
              </w:rPr>
              <w:t>Step</w:t>
            </w:r>
          </w:p>
        </w:tc>
        <w:tc>
          <w:tcPr>
            <w:tcW w:w="7496" w:type="dxa"/>
            <w:gridSpan w:val="2"/>
            <w:vAlign w:val="center"/>
            <w:hideMark/>
          </w:tcPr>
          <w:p w14:paraId="39599F32" w14:textId="77777777" w:rsidR="00E1385F" w:rsidRPr="00E1385F" w:rsidRDefault="00E1385F" w:rsidP="00E1385F">
            <w:pPr>
              <w:rPr>
                <w:b/>
                <w:bCs/>
              </w:rPr>
            </w:pPr>
            <w:r w:rsidRPr="00E1385F">
              <w:rPr>
                <w:b/>
                <w:bCs/>
              </w:rPr>
              <w:t>Expected Outcome</w:t>
            </w:r>
          </w:p>
        </w:tc>
        <w:tc>
          <w:tcPr>
            <w:tcW w:w="5536" w:type="dxa"/>
            <w:vAlign w:val="center"/>
            <w:hideMark/>
          </w:tcPr>
          <w:p w14:paraId="3E3D172F" w14:textId="77777777" w:rsidR="00E1385F" w:rsidRPr="00E1385F" w:rsidRDefault="00E1385F" w:rsidP="00E1385F">
            <w:pPr>
              <w:rPr>
                <w:b/>
                <w:bCs/>
              </w:rPr>
            </w:pPr>
            <w:r w:rsidRPr="00E1385F">
              <w:rPr>
                <w:b/>
                <w:bCs/>
              </w:rPr>
              <w:t>Result</w:t>
            </w:r>
          </w:p>
        </w:tc>
      </w:tr>
      <w:tr w:rsidR="00E1385F" w:rsidRPr="00E1385F" w14:paraId="0B115CB5" w14:textId="77777777" w:rsidTr="002A77A4">
        <w:trPr>
          <w:gridBefore w:val="1"/>
          <w:wBefore w:w="5" w:type="dxa"/>
          <w:tblCellSpacing w:w="15" w:type="dxa"/>
        </w:trPr>
        <w:tc>
          <w:tcPr>
            <w:tcW w:w="786" w:type="dxa"/>
            <w:vAlign w:val="center"/>
            <w:hideMark/>
          </w:tcPr>
          <w:p w14:paraId="0376653D" w14:textId="77777777" w:rsidR="00E1385F" w:rsidRPr="00E1385F" w:rsidRDefault="00E1385F" w:rsidP="00E1385F">
            <w:r w:rsidRPr="00E1385F">
              <w:t>1</w:t>
            </w:r>
          </w:p>
        </w:tc>
        <w:tc>
          <w:tcPr>
            <w:tcW w:w="7496" w:type="dxa"/>
            <w:gridSpan w:val="2"/>
            <w:vAlign w:val="center"/>
            <w:hideMark/>
          </w:tcPr>
          <w:p w14:paraId="70169047" w14:textId="38610278" w:rsidR="00E1385F" w:rsidRPr="00E1385F" w:rsidRDefault="00E1385F" w:rsidP="00E1385F">
            <w:r w:rsidRPr="00E1385F">
              <w:t>Request completes successfully with status code 200 OK</w:t>
            </w:r>
          </w:p>
        </w:tc>
        <w:tc>
          <w:tcPr>
            <w:tcW w:w="5536" w:type="dxa"/>
            <w:vAlign w:val="center"/>
            <w:hideMark/>
          </w:tcPr>
          <w:p w14:paraId="2CA9D9B2" w14:textId="77777777" w:rsidR="00E1385F" w:rsidRPr="00E1385F" w:rsidRDefault="00E1385F" w:rsidP="00E1385F">
            <w:r w:rsidRPr="00E1385F">
              <w:rPr>
                <w:rFonts w:ascii="Segoe UI Emoji" w:hAnsi="Segoe UI Emoji" w:cs="Segoe UI Emoji"/>
              </w:rPr>
              <w:t>✔️</w:t>
            </w:r>
            <w:r w:rsidRPr="00E1385F">
              <w:t xml:space="preserve"> Pass if request is accepted</w:t>
            </w:r>
          </w:p>
        </w:tc>
      </w:tr>
      <w:tr w:rsidR="00E1385F" w:rsidRPr="00E1385F" w14:paraId="57FE5FEB" w14:textId="77777777" w:rsidTr="002A77A4">
        <w:trPr>
          <w:gridBefore w:val="1"/>
          <w:wBefore w:w="5" w:type="dxa"/>
          <w:tblCellSpacing w:w="15" w:type="dxa"/>
        </w:trPr>
        <w:tc>
          <w:tcPr>
            <w:tcW w:w="786" w:type="dxa"/>
            <w:vAlign w:val="center"/>
            <w:hideMark/>
          </w:tcPr>
          <w:p w14:paraId="341E3378" w14:textId="77777777" w:rsidR="00E1385F" w:rsidRPr="00E1385F" w:rsidRDefault="00E1385F" w:rsidP="00E1385F">
            <w:r w:rsidRPr="00E1385F">
              <w:t>2</w:t>
            </w:r>
          </w:p>
        </w:tc>
        <w:tc>
          <w:tcPr>
            <w:tcW w:w="7496" w:type="dxa"/>
            <w:gridSpan w:val="2"/>
            <w:vAlign w:val="center"/>
            <w:hideMark/>
          </w:tcPr>
          <w:p w14:paraId="05A9406A" w14:textId="73BCCF43" w:rsidR="00E1385F" w:rsidRPr="00E1385F" w:rsidRDefault="00E1385F" w:rsidP="00E1385F">
            <w:r w:rsidRPr="00E1385F">
              <w:t xml:space="preserve">Response includes </w:t>
            </w:r>
            <w:r w:rsidR="00E3536C">
              <w:t>key details required for operation</w:t>
            </w:r>
            <w:r w:rsidR="00011E5C">
              <w:t xml:space="preserve"> of each supported stream</w:t>
            </w:r>
            <w:r w:rsidR="00E3536C">
              <w:t xml:space="preserve"> (as required for later tests)</w:t>
            </w:r>
          </w:p>
        </w:tc>
        <w:tc>
          <w:tcPr>
            <w:tcW w:w="5536" w:type="dxa"/>
            <w:vAlign w:val="center"/>
            <w:hideMark/>
          </w:tcPr>
          <w:p w14:paraId="4918D05D" w14:textId="194C4F6F" w:rsidR="00E1385F" w:rsidRPr="00E1385F" w:rsidRDefault="00E1385F" w:rsidP="00E1385F">
            <w:r w:rsidRPr="00E1385F">
              <w:rPr>
                <w:rFonts w:ascii="Segoe UI Emoji" w:hAnsi="Segoe UI Emoji" w:cs="Segoe UI Emoji"/>
              </w:rPr>
              <w:t>✔️</w:t>
            </w:r>
            <w:r w:rsidRPr="00E1385F">
              <w:t xml:space="preserve"> Pass if </w:t>
            </w:r>
            <w:r w:rsidR="00011E5C">
              <w:t>data format and content is as required</w:t>
            </w:r>
          </w:p>
        </w:tc>
      </w:tr>
      <w:tr w:rsidR="00E1385F" w:rsidRPr="00E1385F" w14:paraId="7DD18551" w14:textId="77777777" w:rsidTr="002A77A4">
        <w:trPr>
          <w:gridBefore w:val="1"/>
          <w:wBefore w:w="5" w:type="dxa"/>
          <w:tblCellSpacing w:w="15" w:type="dxa"/>
        </w:trPr>
        <w:tc>
          <w:tcPr>
            <w:tcW w:w="786" w:type="dxa"/>
            <w:vAlign w:val="center"/>
            <w:hideMark/>
          </w:tcPr>
          <w:p w14:paraId="54B295EF" w14:textId="77777777" w:rsidR="00E1385F" w:rsidRPr="00E1385F" w:rsidRDefault="00E1385F" w:rsidP="00E1385F">
            <w:r w:rsidRPr="00E1385F">
              <w:lastRenderedPageBreak/>
              <w:t>3</w:t>
            </w:r>
          </w:p>
        </w:tc>
        <w:tc>
          <w:tcPr>
            <w:tcW w:w="7496" w:type="dxa"/>
            <w:gridSpan w:val="2"/>
            <w:vAlign w:val="center"/>
            <w:hideMark/>
          </w:tcPr>
          <w:p w14:paraId="622ECA50" w14:textId="05707E3A" w:rsidR="00E1385F" w:rsidRPr="00E1385F" w:rsidRDefault="00E1385F" w:rsidP="00E1385F">
            <w:r w:rsidRPr="00E1385F">
              <w:t xml:space="preserve">Response </w:t>
            </w:r>
            <w:r w:rsidR="00011E5C">
              <w:t>for supported-stream-type indicates expected supported types and provides all necessary properties for operation (as required for later tests)</w:t>
            </w:r>
          </w:p>
        </w:tc>
        <w:tc>
          <w:tcPr>
            <w:tcW w:w="5536" w:type="dxa"/>
            <w:vAlign w:val="center"/>
            <w:hideMark/>
          </w:tcPr>
          <w:p w14:paraId="38144CC2" w14:textId="34A254AD" w:rsidR="00E1385F" w:rsidRPr="00E1385F" w:rsidRDefault="00E1385F" w:rsidP="00E1385F">
            <w:r w:rsidRPr="00E1385F">
              <w:rPr>
                <w:rFonts w:ascii="Segoe UI Emoji" w:hAnsi="Segoe UI Emoji" w:cs="Segoe UI Emoji"/>
              </w:rPr>
              <w:t>✔️</w:t>
            </w:r>
            <w:r w:rsidRPr="00E1385F">
              <w:t xml:space="preserve"> </w:t>
            </w:r>
            <w:r w:rsidR="00011E5C" w:rsidRPr="00E1385F">
              <w:t xml:space="preserve">Pass if </w:t>
            </w:r>
            <w:r w:rsidR="00011E5C">
              <w:t>data format and content is as required</w:t>
            </w:r>
          </w:p>
        </w:tc>
      </w:tr>
      <w:tr w:rsidR="00B27C3B" w:rsidRPr="00E1385F" w14:paraId="2C8436F0" w14:textId="77777777" w:rsidTr="002A77A4">
        <w:trPr>
          <w:tblCellSpacing w:w="15" w:type="dxa"/>
        </w:trPr>
        <w:tc>
          <w:tcPr>
            <w:tcW w:w="821" w:type="dxa"/>
            <w:gridSpan w:val="2"/>
            <w:vAlign w:val="center"/>
            <w:hideMark/>
          </w:tcPr>
          <w:p w14:paraId="12FB1319" w14:textId="50B79FF1" w:rsidR="00B27C3B" w:rsidRPr="00E1385F" w:rsidRDefault="00101C67" w:rsidP="00A55D49">
            <w:r>
              <w:t>-</w:t>
            </w:r>
            <w:r w:rsidR="00846974">
              <w:t xml:space="preserve"> </w:t>
            </w:r>
          </w:p>
        </w:tc>
        <w:tc>
          <w:tcPr>
            <w:tcW w:w="7496" w:type="dxa"/>
            <w:gridSpan w:val="2"/>
            <w:vAlign w:val="center"/>
            <w:hideMark/>
          </w:tcPr>
          <w:p w14:paraId="4518634C" w14:textId="77777777" w:rsidR="00B27C3B" w:rsidRPr="00E1385F" w:rsidRDefault="00B27C3B" w:rsidP="00A55D49">
            <w:r w:rsidRPr="00E1385F">
              <w:t>Empty or malformed response, or incorrect schema</w:t>
            </w:r>
            <w:r>
              <w:t>, or any missing data as per criteria above</w:t>
            </w:r>
          </w:p>
        </w:tc>
        <w:tc>
          <w:tcPr>
            <w:tcW w:w="5536" w:type="dxa"/>
            <w:vAlign w:val="center"/>
            <w:hideMark/>
          </w:tcPr>
          <w:p w14:paraId="53A643CF" w14:textId="77777777" w:rsidR="00B27C3B" w:rsidRPr="00E1385F" w:rsidRDefault="00B27C3B" w:rsidP="00A55D49">
            <w:r w:rsidRPr="00E1385F">
              <w:rPr>
                <w:rFonts w:ascii="Segoe UI Emoji" w:hAnsi="Segoe UI Emoji" w:cs="Segoe UI Emoji"/>
              </w:rPr>
              <w:t>❌</w:t>
            </w:r>
            <w:r w:rsidRPr="00E1385F">
              <w:t xml:space="preserve"> Fail</w:t>
            </w:r>
          </w:p>
        </w:tc>
      </w:tr>
      <w:tr w:rsidR="00E1385F" w:rsidRPr="00E1385F" w14:paraId="34A46FC3" w14:textId="77777777" w:rsidTr="002A77A4">
        <w:trPr>
          <w:gridBefore w:val="1"/>
          <w:wBefore w:w="5" w:type="dxa"/>
          <w:tblCellSpacing w:w="15" w:type="dxa"/>
        </w:trPr>
        <w:tc>
          <w:tcPr>
            <w:tcW w:w="786" w:type="dxa"/>
            <w:vAlign w:val="center"/>
            <w:hideMark/>
          </w:tcPr>
          <w:p w14:paraId="271ED025" w14:textId="3C38F4DA" w:rsidR="00E1385F" w:rsidRPr="00E1385F" w:rsidRDefault="00846974" w:rsidP="00E1385F">
            <w:r>
              <w:t>-</w:t>
            </w:r>
          </w:p>
        </w:tc>
        <w:tc>
          <w:tcPr>
            <w:tcW w:w="7496" w:type="dxa"/>
            <w:gridSpan w:val="2"/>
            <w:vAlign w:val="center"/>
            <w:hideMark/>
          </w:tcPr>
          <w:p w14:paraId="6423D0B7" w14:textId="6DF6E735" w:rsidR="00E1385F" w:rsidRPr="00E1385F" w:rsidRDefault="00B27C3B" w:rsidP="00E1385F">
            <w:r>
              <w:t>Not all streams expected are reported</w:t>
            </w:r>
          </w:p>
        </w:tc>
        <w:tc>
          <w:tcPr>
            <w:tcW w:w="5536" w:type="dxa"/>
            <w:vAlign w:val="center"/>
            <w:hideMark/>
          </w:tcPr>
          <w:p w14:paraId="4D0ADBF0" w14:textId="77777777" w:rsidR="00E1385F" w:rsidRPr="00E1385F" w:rsidRDefault="00E1385F" w:rsidP="00E1385F">
            <w:r w:rsidRPr="00E1385F">
              <w:rPr>
                <w:rFonts w:ascii="Segoe UI Emoji" w:hAnsi="Segoe UI Emoji" w:cs="Segoe UI Emoji"/>
              </w:rPr>
              <w:t>❌</w:t>
            </w:r>
            <w:r w:rsidRPr="00E1385F">
              <w:t xml:space="preserve"> Fail</w:t>
            </w:r>
          </w:p>
        </w:tc>
      </w:tr>
      <w:tr w:rsidR="002A77A4" w:rsidRPr="00E1385F" w14:paraId="153EAE32" w14:textId="77777777" w:rsidTr="002A77A4">
        <w:trPr>
          <w:tblCellSpacing w:w="15" w:type="dxa"/>
        </w:trPr>
        <w:tc>
          <w:tcPr>
            <w:tcW w:w="821" w:type="dxa"/>
            <w:gridSpan w:val="2"/>
            <w:vAlign w:val="center"/>
            <w:hideMark/>
          </w:tcPr>
          <w:p w14:paraId="010E78F1" w14:textId="1CB85560" w:rsidR="002A77A4" w:rsidRPr="00E1385F" w:rsidRDefault="00846974" w:rsidP="00A55D49">
            <w:r>
              <w:t>-</w:t>
            </w:r>
          </w:p>
        </w:tc>
        <w:tc>
          <w:tcPr>
            <w:tcW w:w="7466" w:type="dxa"/>
            <w:vAlign w:val="center"/>
            <w:hideMark/>
          </w:tcPr>
          <w:p w14:paraId="23427684" w14:textId="783093F6" w:rsidR="002A77A4" w:rsidRPr="00E1385F" w:rsidRDefault="002A77A4" w:rsidP="00A55D49">
            <w:r>
              <w:t>Streams are not correctly described</w:t>
            </w:r>
          </w:p>
        </w:tc>
        <w:tc>
          <w:tcPr>
            <w:tcW w:w="5566" w:type="dxa"/>
            <w:gridSpan w:val="2"/>
            <w:vAlign w:val="center"/>
            <w:hideMark/>
          </w:tcPr>
          <w:p w14:paraId="47C96BF0" w14:textId="77777777" w:rsidR="002A77A4" w:rsidRPr="00E1385F" w:rsidRDefault="002A77A4" w:rsidP="00A55D49">
            <w:r w:rsidRPr="00E1385F">
              <w:rPr>
                <w:rFonts w:ascii="Segoe UI Emoji" w:hAnsi="Segoe UI Emoji" w:cs="Segoe UI Emoji"/>
              </w:rPr>
              <w:t>❌</w:t>
            </w:r>
            <w:r w:rsidRPr="00E1385F">
              <w:t xml:space="preserve"> Fail</w:t>
            </w:r>
          </w:p>
        </w:tc>
      </w:tr>
      <w:tr w:rsidR="002A77A4" w:rsidRPr="00E1385F" w14:paraId="7378EC4F" w14:textId="77777777" w:rsidTr="002A77A4">
        <w:trPr>
          <w:gridBefore w:val="1"/>
          <w:wBefore w:w="5" w:type="dxa"/>
          <w:tblCellSpacing w:w="15" w:type="dxa"/>
        </w:trPr>
        <w:tc>
          <w:tcPr>
            <w:tcW w:w="786" w:type="dxa"/>
            <w:vAlign w:val="center"/>
          </w:tcPr>
          <w:p w14:paraId="03376F8A" w14:textId="77777777" w:rsidR="002A77A4" w:rsidRPr="00E1385F" w:rsidRDefault="002A77A4" w:rsidP="00E1385F"/>
        </w:tc>
        <w:tc>
          <w:tcPr>
            <w:tcW w:w="7496" w:type="dxa"/>
            <w:gridSpan w:val="2"/>
            <w:vAlign w:val="center"/>
          </w:tcPr>
          <w:p w14:paraId="00BEB763" w14:textId="77777777" w:rsidR="002A77A4" w:rsidRDefault="002A77A4" w:rsidP="00E1385F"/>
        </w:tc>
        <w:tc>
          <w:tcPr>
            <w:tcW w:w="5536" w:type="dxa"/>
            <w:vAlign w:val="center"/>
          </w:tcPr>
          <w:p w14:paraId="2F8DF190" w14:textId="77777777" w:rsidR="002A77A4" w:rsidRPr="00E1385F" w:rsidRDefault="002A77A4" w:rsidP="00E1385F">
            <w:pPr>
              <w:rPr>
                <w:rFonts w:ascii="Segoe UI Emoji" w:hAnsi="Segoe UI Emoji" w:cs="Segoe UI Emoji"/>
              </w:rPr>
            </w:pPr>
          </w:p>
        </w:tc>
      </w:tr>
    </w:tbl>
    <w:p w14:paraId="455CD747" w14:textId="06B3BDAE" w:rsidR="008C20A3" w:rsidRDefault="00000000" w:rsidP="008C20A3">
      <w:r>
        <w:pict w14:anchorId="2DC92AA5">
          <v:rect id="_x0000_i1043" style="width:0;height:1.5pt" o:hralign="center" o:hrstd="t" o:hr="t" fillcolor="#a0a0a0" stroked="f"/>
        </w:pict>
      </w:r>
    </w:p>
    <w:p w14:paraId="55B145AF" w14:textId="77777777" w:rsidR="0056683B" w:rsidRPr="00425E2E" w:rsidRDefault="0056683B" w:rsidP="0056683B">
      <w:pPr>
        <w:rPr>
          <w:b/>
          <w:bCs/>
          <w:color w:val="0070C0"/>
        </w:rPr>
      </w:pPr>
      <w:r w:rsidRPr="00425E2E">
        <w:rPr>
          <w:b/>
          <w:bCs/>
          <w:color w:val="0070C0"/>
        </w:rPr>
        <w:t>For the test environment coder</w:t>
      </w:r>
    </w:p>
    <w:p w14:paraId="0CCB2371" w14:textId="77777777" w:rsidR="0056683B" w:rsidRDefault="0056683B" w:rsidP="0056683B">
      <w:pPr>
        <w:rPr>
          <w:color w:val="0070C0"/>
        </w:rPr>
      </w:pPr>
      <w:r>
        <w:rPr>
          <w:color w:val="0070C0"/>
        </w:rPr>
        <w:t>Request structure as follows:</w:t>
      </w:r>
    </w:p>
    <w:p w14:paraId="681B69DC" w14:textId="79BA466B" w:rsidR="0056683B" w:rsidRDefault="000F1DFA" w:rsidP="0056683B">
      <w:pPr>
        <w:rPr>
          <w:color w:val="0070C0"/>
        </w:rPr>
      </w:pPr>
      <w:r w:rsidRPr="000F1DFA">
        <w:rPr>
          <w:color w:val="0070C0"/>
          <w:highlight w:val="yellow"/>
        </w:rPr>
        <w:t>TO BE ADDED</w:t>
      </w:r>
    </w:p>
    <w:p w14:paraId="7EB90585" w14:textId="77777777" w:rsidR="0056683B" w:rsidRDefault="0056683B" w:rsidP="0056683B">
      <w:pPr>
        <w:rPr>
          <w:color w:val="0070C0"/>
        </w:rPr>
      </w:pPr>
      <w:r>
        <w:rPr>
          <w:color w:val="0070C0"/>
        </w:rPr>
        <w:t>Response structure as follows:</w:t>
      </w:r>
    </w:p>
    <w:p w14:paraId="1B15AF09" w14:textId="0B473322" w:rsidR="0056683B" w:rsidRPr="00425E2E" w:rsidRDefault="000F1DFA" w:rsidP="0056683B">
      <w:pPr>
        <w:rPr>
          <w:color w:val="0070C0"/>
        </w:rPr>
      </w:pPr>
      <w:r w:rsidRPr="000F1DFA">
        <w:rPr>
          <w:color w:val="0070C0"/>
          <w:highlight w:val="yellow"/>
        </w:rPr>
        <w:t>TO BE ADDED</w:t>
      </w:r>
    </w:p>
    <w:p w14:paraId="1EF0A56D" w14:textId="29E8BF84" w:rsidR="0056683B" w:rsidRPr="00E1385F" w:rsidRDefault="00000000" w:rsidP="0056683B">
      <w:r>
        <w:pict w14:anchorId="11070757">
          <v:rect id="_x0000_i1044" style="width:0;height:1.5pt" o:hralign="center" o:hrstd="t" o:hr="t" fillcolor="#a0a0a0" stroked="f"/>
        </w:pict>
      </w:r>
    </w:p>
    <w:p w14:paraId="15BBA081" w14:textId="6553389D" w:rsidR="008C20A3" w:rsidRPr="008B44C5" w:rsidRDefault="008C20A3" w:rsidP="008C20A3">
      <w:pPr>
        <w:rPr>
          <w:rStyle w:val="Heading3Char"/>
        </w:rPr>
      </w:pPr>
      <w:r w:rsidRPr="008B44C5">
        <w:rPr>
          <w:rStyle w:val="Heading3Char"/>
        </w:rPr>
        <w:t>Test Case</w:t>
      </w:r>
      <w:r w:rsidR="00027A72" w:rsidRPr="008B44C5">
        <w:rPr>
          <w:rStyle w:val="Heading3Char"/>
        </w:rPr>
        <w:t xml:space="preserve"> 2.9.3</w:t>
      </w:r>
      <w:r w:rsidRPr="008B44C5">
        <w:rPr>
          <w:rStyle w:val="Heading3Char"/>
        </w:rPr>
        <w:t xml:space="preserve">: </w:t>
      </w:r>
      <w:r w:rsidR="00027A72" w:rsidRPr="008B44C5">
        <w:rPr>
          <w:rStyle w:val="Heading3Char"/>
        </w:rPr>
        <w:t>Use Case</w:t>
      </w:r>
      <w:r w:rsidR="00232A03" w:rsidRPr="008B44C5">
        <w:rPr>
          <w:rStyle w:val="Heading3Char"/>
        </w:rPr>
        <w:t xml:space="preserve"> </w:t>
      </w:r>
      <w:r w:rsidRPr="008B44C5">
        <w:rPr>
          <w:rStyle w:val="Heading3Char"/>
        </w:rPr>
        <w:t>ST-0.3</w:t>
      </w:r>
      <w:r w:rsidR="00232A03" w:rsidRPr="008B44C5">
        <w:rPr>
          <w:rStyle w:val="Heading3Char"/>
        </w:rPr>
        <w:t>:</w:t>
      </w:r>
      <w:r w:rsidRPr="008B44C5">
        <w:rPr>
          <w:rStyle w:val="Heading3Char"/>
        </w:rPr>
        <w:t xml:space="preserve"> Connect to Stream and </w:t>
      </w:r>
      <w:r w:rsidR="00232A03" w:rsidRPr="008B44C5">
        <w:rPr>
          <w:rStyle w:val="Heading3Char"/>
        </w:rPr>
        <w:t>a</w:t>
      </w:r>
      <w:r w:rsidRPr="008B44C5">
        <w:rPr>
          <w:rStyle w:val="Heading3Char"/>
        </w:rPr>
        <w:t xml:space="preserve">lign </w:t>
      </w:r>
      <w:r w:rsidR="00232A03" w:rsidRPr="008B44C5">
        <w:rPr>
          <w:rStyle w:val="Heading3Char"/>
        </w:rPr>
        <w:t>- new</w:t>
      </w:r>
      <w:r w:rsidRPr="008B44C5">
        <w:rPr>
          <w:rStyle w:val="Heading3Char"/>
        </w:rPr>
        <w:t xml:space="preserve"> </w:t>
      </w:r>
      <w:r w:rsidR="00232A03" w:rsidRPr="008B44C5">
        <w:rPr>
          <w:rStyle w:val="Heading3Char"/>
        </w:rPr>
        <w:t>c</w:t>
      </w:r>
      <w:r w:rsidRPr="008B44C5">
        <w:rPr>
          <w:rStyle w:val="Heading3Char"/>
        </w:rPr>
        <w:t>lient</w:t>
      </w:r>
    </w:p>
    <w:p w14:paraId="5A092E68" w14:textId="77777777" w:rsidR="008C20A3" w:rsidRPr="00E1385F" w:rsidRDefault="00000000" w:rsidP="008C20A3">
      <w:r>
        <w:pict w14:anchorId="1975D868">
          <v:rect id="_x0000_i1045" style="width:0;height:1.5pt" o:hralign="center" o:hrstd="t" o:hr="t" fillcolor="#a0a0a0" stroked="f"/>
        </w:pict>
      </w:r>
    </w:p>
    <w:p w14:paraId="2D4638CE" w14:textId="77777777" w:rsidR="008C20A3" w:rsidRPr="00E1385F" w:rsidRDefault="008C20A3" w:rsidP="008C20A3">
      <w:pPr>
        <w:rPr>
          <w:b/>
          <w:bCs/>
        </w:rPr>
      </w:pPr>
      <w:r w:rsidRPr="00E1385F">
        <w:rPr>
          <w:b/>
          <w:bCs/>
        </w:rPr>
        <w:lastRenderedPageBreak/>
        <w:t>Description / Purpose</w:t>
      </w:r>
    </w:p>
    <w:p w14:paraId="07B5A52D" w14:textId="16BC4875" w:rsidR="00434781" w:rsidRDefault="00350471" w:rsidP="00350471">
      <w:r w:rsidRPr="00E1385F">
        <w:t xml:space="preserve">This test case validates that a new client—without prior streaming history—can successfully connect to a stream and perform an </w:t>
      </w:r>
      <w:r w:rsidRPr="00E1385F">
        <w:rPr>
          <w:b/>
          <w:bCs/>
        </w:rPr>
        <w:t>initial alignment</w:t>
      </w:r>
      <w:r w:rsidRPr="00E1385F">
        <w:t xml:space="preserve">. </w:t>
      </w:r>
      <w:r w:rsidR="00434781">
        <w:t xml:space="preserve">This is a deep test of alignment of a chosen stream. Other streams will be validated with </w:t>
      </w:r>
      <w:r w:rsidR="00970FD0">
        <w:t>somewhat simpler tests.</w:t>
      </w:r>
    </w:p>
    <w:p w14:paraId="3BDC8C55" w14:textId="61BC1670" w:rsidR="00350471" w:rsidRPr="00E1385F" w:rsidRDefault="00350471" w:rsidP="00350471">
      <w:r w:rsidRPr="00E1385F">
        <w:t>Alignment ensures the client receives a consistent view of the target data set (e.g., current topology or state) before receiving incremental updates.</w:t>
      </w:r>
    </w:p>
    <w:p w14:paraId="170069A8" w14:textId="77777777" w:rsidR="00350471" w:rsidRDefault="00350471" w:rsidP="00350471">
      <w:r w:rsidRPr="00E1385F">
        <w:t>This is typically the first interaction after authentication and stream discovery.</w:t>
      </w:r>
    </w:p>
    <w:p w14:paraId="7095BF68" w14:textId="34679894" w:rsidR="003A4DA9" w:rsidRPr="003A4DA9" w:rsidRDefault="00A065AC" w:rsidP="003A4DA9">
      <w:pPr>
        <w:rPr>
          <w:ins w:id="427" w:author="Ramon Casellas" w:date="2025-09-17T14:39:00Z"/>
          <w:lang w:val="es-ES"/>
        </w:rPr>
      </w:pPr>
      <w:r>
        <w:t>This test is applicable to</w:t>
      </w:r>
      <w:ins w:id="428" w:author="Ramon Casellas" w:date="2025-09-17T14:40:00Z" w16du:dateUtc="2025-09-17T12:40:00Z">
        <w:r w:rsidR="006058F9">
          <w:t xml:space="preserve"> streams with</w:t>
        </w:r>
      </w:ins>
      <w:r>
        <w:t xml:space="preserve"> </w:t>
      </w:r>
      <w:del w:id="429" w:author="Ramon Casellas" w:date="2025-09-17T14:40:00Z" w16du:dateUtc="2025-09-17T12:40:00Z">
        <w:r w:rsidDel="006058F9">
          <w:delText>both</w:delText>
        </w:r>
      </w:del>
      <w:ins w:id="430" w:author="Ramon Casellas" w:date="2025-09-17T14:40:00Z" w16du:dateUtc="2025-09-17T12:40:00Z">
        <w:r w:rsidR="006058F9">
          <w:t>either</w:t>
        </w:r>
      </w:ins>
      <w:r>
        <w:t xml:space="preserve"> </w:t>
      </w:r>
      <w:ins w:id="431" w:author="Ramon Casellas" w:date="2025-09-17T14:39:00Z">
        <w:r w:rsidR="003A4DA9" w:rsidRPr="003A4DA9">
          <w:rPr>
            <w:lang w:val="es-ES"/>
          </w:rPr>
          <w:t>LOG_RECORD_STRATEGY_WHOLE_ENTITY</w:t>
        </w:r>
      </w:ins>
    </w:p>
    <w:p w14:paraId="3E38849A" w14:textId="724D565A" w:rsidR="00A065AC" w:rsidRPr="00E1385F" w:rsidRDefault="007C0CE5" w:rsidP="00350471">
      <w:del w:id="432" w:author="Ramon Casellas" w:date="2025-09-17T14:39:00Z" w16du:dateUtc="2025-09-17T12:39:00Z">
        <w:r w:rsidDel="003A4DA9">
          <w:delText>WHOLE_ENTITY</w:delText>
        </w:r>
      </w:del>
      <w:ins w:id="433" w:author="Ramon Casellas" w:date="2025-09-17T14:39:00Z" w16du:dateUtc="2025-09-17T12:39:00Z">
        <w:r w:rsidR="00CF0100">
          <w:t xml:space="preserve"> </w:t>
        </w:r>
      </w:ins>
      <w:del w:id="434" w:author="Ramon Casellas" w:date="2025-09-17T14:39:00Z" w16du:dateUtc="2025-09-17T12:39:00Z">
        <w:r w:rsidDel="003A4DA9">
          <w:delText xml:space="preserve"> </w:delText>
        </w:r>
      </w:del>
      <w:r>
        <w:t xml:space="preserve">and </w:t>
      </w:r>
      <w:ins w:id="435" w:author="Ramon Casellas" w:date="2025-09-17T14:40:00Z" w16du:dateUtc="2025-09-17T12:40:00Z">
        <w:r w:rsidR="006058F9" w:rsidRPr="006058F9">
          <w:t>LOG_RECORD_STRATEGY_CHANGE_ONLY</w:t>
        </w:r>
        <w:r w:rsidR="006058F9" w:rsidRPr="006058F9" w:rsidDel="006058F9">
          <w:t xml:space="preserve"> </w:t>
        </w:r>
      </w:ins>
      <w:del w:id="436" w:author="Ramon Casellas" w:date="2025-09-17T14:40:00Z" w16du:dateUtc="2025-09-17T12:40:00Z">
        <w:r w:rsidDel="006058F9">
          <w:delText>CHANGE_ONLY streams.</w:delText>
        </w:r>
      </w:del>
      <w:ins w:id="437" w:author="Ramon Casellas" w:date="2025-09-17T14:41:00Z" w16du:dateUtc="2025-09-17T12:41:00Z">
        <w:r w:rsidR="00D62227">
          <w:t xml:space="preserve"> Log record strategy as reported in </w:t>
        </w:r>
      </w:ins>
      <w:ins w:id="438" w:author="Ramon Casellas" w:date="2025-09-17T14:41:00Z">
        <w:r w:rsidR="00D62227" w:rsidRPr="00D62227">
          <w:t>/tapi-</w:t>
        </w:r>
        <w:proofErr w:type="gramStart"/>
        <w:r w:rsidR="00D62227" w:rsidRPr="00D62227">
          <w:t>common:context</w:t>
        </w:r>
        <w:proofErr w:type="gramEnd"/>
        <w:r w:rsidR="00D62227" w:rsidRPr="00D62227">
          <w:t>/tapi-</w:t>
        </w:r>
        <w:proofErr w:type="gramStart"/>
        <w:r w:rsidR="00D62227" w:rsidRPr="00D62227">
          <w:t>streaming:stream</w:t>
        </w:r>
        <w:proofErr w:type="gramEnd"/>
        <w:r w:rsidR="00D62227" w:rsidRPr="00D62227">
          <w:t>-context/tapi-</w:t>
        </w:r>
        <w:proofErr w:type="gramStart"/>
        <w:r w:rsidR="00D62227" w:rsidRPr="00D62227">
          <w:t>streaming:supported</w:t>
        </w:r>
        <w:proofErr w:type="gramEnd"/>
        <w:r w:rsidR="00D62227" w:rsidRPr="00D62227">
          <w:t>-stream-type/tapi-streaming:log-record-strategy</w:t>
        </w:r>
      </w:ins>
    </w:p>
    <w:p w14:paraId="1EB95DBA" w14:textId="77777777" w:rsidR="008C20A3" w:rsidRPr="00E1385F" w:rsidRDefault="00000000" w:rsidP="008C20A3">
      <w:r>
        <w:pict w14:anchorId="58FBC6CD">
          <v:rect id="_x0000_i1046" style="width:0;height:1.5pt" o:hralign="center" o:hrstd="t" o:hr="t" fillcolor="#a0a0a0" stroked="f"/>
        </w:pict>
      </w:r>
    </w:p>
    <w:p w14:paraId="484D63B0" w14:textId="4D37E00E" w:rsidR="008C20A3" w:rsidRPr="00E1385F" w:rsidRDefault="008C20A3" w:rsidP="008C20A3">
      <w:pPr>
        <w:rPr>
          <w:b/>
          <w:bCs/>
        </w:rPr>
      </w:pPr>
      <w:r w:rsidRPr="00E1385F">
        <w:rPr>
          <w:b/>
          <w:bCs/>
        </w:rPr>
        <w:t>Prerequisites</w:t>
      </w:r>
    </w:p>
    <w:p w14:paraId="5BF63CD7" w14:textId="2DD79813" w:rsidR="008C20A3" w:rsidRPr="00E1385F" w:rsidRDefault="008C20A3" w:rsidP="00394064">
      <w:pPr>
        <w:numPr>
          <w:ilvl w:val="0"/>
          <w:numId w:val="12"/>
        </w:numPr>
      </w:pPr>
      <w:r w:rsidRPr="00E1385F">
        <w:t>The provider must have initialized and be operating a</w:t>
      </w:r>
      <w:r w:rsidR="00A838DD">
        <w:t>t least one</w:t>
      </w:r>
      <w:r w:rsidRPr="00E1385F">
        <w:t xml:space="preserve"> stream (see </w:t>
      </w:r>
      <w:r w:rsidR="00F37863">
        <w:t xml:space="preserve">Use Case </w:t>
      </w:r>
      <w:r w:rsidRPr="00E1385F">
        <w:t>ST-1.1).</w:t>
      </w:r>
    </w:p>
    <w:p w14:paraId="1088DF26" w14:textId="0C299AD6" w:rsidR="008C20A3" w:rsidRDefault="008C20A3" w:rsidP="00394064">
      <w:pPr>
        <w:numPr>
          <w:ilvl w:val="0"/>
          <w:numId w:val="12"/>
        </w:numPr>
      </w:pPr>
      <w:r w:rsidRPr="00E1385F">
        <w:t>The client must have a valid access token (</w:t>
      </w:r>
      <w:r w:rsidR="00F37863">
        <w:t xml:space="preserve">Use Case </w:t>
      </w:r>
      <w:r w:rsidRPr="00E1385F">
        <w:t>ST-0.1) and stream information (</w:t>
      </w:r>
      <w:r w:rsidR="00F37863">
        <w:t xml:space="preserve">Use Case </w:t>
      </w:r>
      <w:r w:rsidRPr="00E1385F">
        <w:t>ST-0.2).</w:t>
      </w:r>
    </w:p>
    <w:p w14:paraId="2A77F2FF" w14:textId="3CCF5360" w:rsidR="00350471" w:rsidRPr="00E1385F" w:rsidRDefault="00DB38CD" w:rsidP="00394064">
      <w:pPr>
        <w:numPr>
          <w:ilvl w:val="0"/>
          <w:numId w:val="12"/>
        </w:numPr>
      </w:pPr>
      <w:r>
        <w:t>There is n</w:t>
      </w:r>
      <w:r w:rsidR="00350471" w:rsidRPr="00E1385F">
        <w:t xml:space="preserve">o prior client stream state </w:t>
      </w:r>
      <w:r>
        <w:t>and is no</w:t>
      </w:r>
      <w:r w:rsidR="00350471" w:rsidRPr="00E1385F">
        <w:t xml:space="preserve"> resume token</w:t>
      </w:r>
    </w:p>
    <w:p w14:paraId="6DE55C84" w14:textId="16803474" w:rsidR="008C20A3" w:rsidRPr="00E1385F" w:rsidRDefault="008C20A3" w:rsidP="00394064">
      <w:pPr>
        <w:numPr>
          <w:ilvl w:val="0"/>
          <w:numId w:val="12"/>
        </w:numPr>
      </w:pPr>
      <w:r w:rsidRPr="00E1385F">
        <w:rPr>
          <w:b/>
          <w:bCs/>
        </w:rPr>
        <w:t>The network must remain operationally silent (</w:t>
      </w:r>
      <w:r w:rsidR="00DF0CA0">
        <w:rPr>
          <w:b/>
          <w:bCs/>
        </w:rPr>
        <w:t xml:space="preserve">so there will be </w:t>
      </w:r>
      <w:r w:rsidRPr="00E1385F">
        <w:rPr>
          <w:b/>
          <w:bCs/>
        </w:rPr>
        <w:t xml:space="preserve">no changes </w:t>
      </w:r>
      <w:r w:rsidR="00DF0CA0">
        <w:rPr>
          <w:b/>
          <w:bCs/>
        </w:rPr>
        <w:t>to data in the stream under test</w:t>
      </w:r>
      <w:r w:rsidRPr="00E1385F">
        <w:rPr>
          <w:b/>
          <w:bCs/>
        </w:rPr>
        <w:t>) during the test period.</w:t>
      </w:r>
    </w:p>
    <w:p w14:paraId="131B1823" w14:textId="1E4291F3" w:rsidR="008C20A3" w:rsidRPr="00E1385F" w:rsidRDefault="008C20A3" w:rsidP="00394064">
      <w:pPr>
        <w:numPr>
          <w:ilvl w:val="0"/>
          <w:numId w:val="12"/>
        </w:numPr>
      </w:pPr>
      <w:r w:rsidRPr="00E1385F">
        <w:rPr>
          <w:b/>
          <w:bCs/>
        </w:rPr>
        <w:t>The stream must be stable and quiescent, i.e., no incremental updates occur during alignment</w:t>
      </w:r>
      <w:r w:rsidR="00DB38CD">
        <w:rPr>
          <w:b/>
          <w:bCs/>
        </w:rPr>
        <w:t xml:space="preserve"> test (as that complicates the test cycle)</w:t>
      </w:r>
      <w:r w:rsidRPr="00E1385F">
        <w:rPr>
          <w:b/>
          <w:bCs/>
        </w:rPr>
        <w:t>.</w:t>
      </w:r>
    </w:p>
    <w:p w14:paraId="1179A4A6" w14:textId="77777777" w:rsidR="008C20A3" w:rsidRPr="00E1385F" w:rsidRDefault="00000000" w:rsidP="008C20A3">
      <w:r>
        <w:pict w14:anchorId="4E068914">
          <v:rect id="_x0000_i1047" style="width:0;height:1.5pt" o:hralign="center" o:hrstd="t" o:hr="t" fillcolor="#a0a0a0" stroked="f"/>
        </w:pict>
      </w:r>
    </w:p>
    <w:p w14:paraId="02AE350C" w14:textId="5070430F" w:rsidR="008C20A3" w:rsidRPr="00E1385F" w:rsidRDefault="008C20A3" w:rsidP="008C20A3">
      <w:pPr>
        <w:rPr>
          <w:b/>
          <w:bCs/>
        </w:rPr>
      </w:pPr>
      <w:r w:rsidRPr="00E1385F">
        <w:rPr>
          <w:b/>
          <w:bCs/>
        </w:rPr>
        <w:t>Procedur</w:t>
      </w:r>
      <w:r w:rsidR="00DF0CA0">
        <w:rPr>
          <w:b/>
          <w:bCs/>
        </w:rPr>
        <w:t>e</w:t>
      </w:r>
    </w:p>
    <w:p w14:paraId="542EB273" w14:textId="5FA44BE9" w:rsidR="00027A72" w:rsidRDefault="00027A72" w:rsidP="00394064">
      <w:pPr>
        <w:numPr>
          <w:ilvl w:val="0"/>
          <w:numId w:val="13"/>
        </w:numPr>
        <w:rPr>
          <w:b/>
          <w:bCs/>
        </w:rPr>
      </w:pPr>
      <w:r w:rsidRPr="00027A72">
        <w:rPr>
          <w:b/>
          <w:bCs/>
        </w:rPr>
        <w:lastRenderedPageBreak/>
        <w:t xml:space="preserve">Select stream </w:t>
      </w:r>
      <w:r>
        <w:rPr>
          <w:b/>
          <w:bCs/>
        </w:rPr>
        <w:t>for full testing</w:t>
      </w:r>
    </w:p>
    <w:p w14:paraId="3744D96A" w14:textId="0AE36C0A" w:rsidR="00306A28" w:rsidRPr="00027A72" w:rsidRDefault="00A75D17" w:rsidP="00306A28">
      <w:pPr>
        <w:numPr>
          <w:ilvl w:val="1"/>
          <w:numId w:val="13"/>
        </w:numPr>
        <w:rPr>
          <w:b/>
          <w:bCs/>
        </w:rPr>
      </w:pPr>
      <w:r>
        <w:t xml:space="preserve">The alarm stream is proposed </w:t>
      </w:r>
      <w:r w:rsidR="00DB17C7">
        <w:t>for this test. If the supplier does not support the alarm stream another stream can be used.</w:t>
      </w:r>
    </w:p>
    <w:p w14:paraId="7035BE6F" w14:textId="44FA5F81" w:rsidR="008C20A3" w:rsidRPr="00E1385F" w:rsidRDefault="008C20A3" w:rsidP="00394064">
      <w:pPr>
        <w:numPr>
          <w:ilvl w:val="0"/>
          <w:numId w:val="13"/>
        </w:numPr>
      </w:pPr>
      <w:r w:rsidRPr="00E1385F">
        <w:rPr>
          <w:b/>
          <w:bCs/>
        </w:rPr>
        <w:t>Prepare a Clean Client Context</w:t>
      </w:r>
    </w:p>
    <w:p w14:paraId="58D7A78E" w14:textId="77777777" w:rsidR="008C20A3" w:rsidRPr="00E1385F" w:rsidRDefault="008C20A3" w:rsidP="00394064">
      <w:pPr>
        <w:numPr>
          <w:ilvl w:val="1"/>
          <w:numId w:val="13"/>
        </w:numPr>
      </w:pPr>
      <w:r w:rsidRPr="00E1385F">
        <w:t>Ensure the client has no stored resume tokens or historical identifiers.</w:t>
      </w:r>
    </w:p>
    <w:p w14:paraId="6443CD79" w14:textId="41BE0DF1" w:rsidR="008C20A3" w:rsidRPr="00E1385F" w:rsidRDefault="008C20A3" w:rsidP="00394064">
      <w:pPr>
        <w:numPr>
          <w:ilvl w:val="1"/>
          <w:numId w:val="13"/>
        </w:numPr>
      </w:pPr>
      <w:r w:rsidRPr="00E1385F">
        <w:t xml:space="preserve">Initialize with default </w:t>
      </w:r>
      <w:r w:rsidR="00DF0CA0">
        <w:t>connection</w:t>
      </w:r>
      <w:r w:rsidRPr="00E1385F">
        <w:t xml:space="preserve"> mode</w:t>
      </w:r>
    </w:p>
    <w:p w14:paraId="182E8176" w14:textId="77777777" w:rsidR="008C20A3" w:rsidRPr="007C0CE5" w:rsidRDefault="008C20A3" w:rsidP="00394064">
      <w:pPr>
        <w:numPr>
          <w:ilvl w:val="0"/>
          <w:numId w:val="13"/>
        </w:numPr>
      </w:pPr>
      <w:r w:rsidRPr="00E1385F">
        <w:rPr>
          <w:b/>
          <w:bCs/>
        </w:rPr>
        <w:t>Send Stream Connection Request</w:t>
      </w:r>
    </w:p>
    <w:p w14:paraId="0DA447C7" w14:textId="1F6CC2F5" w:rsidR="007C0CE5" w:rsidRPr="00E1385F" w:rsidRDefault="007C0CE5" w:rsidP="007C0CE5">
      <w:pPr>
        <w:numPr>
          <w:ilvl w:val="1"/>
          <w:numId w:val="13"/>
        </w:numPr>
      </w:pPr>
      <w:r>
        <w:t>The request will use the details from the available-streams and supported-streams responses from the earlier test</w:t>
      </w:r>
    </w:p>
    <w:p w14:paraId="1BD9D5DB" w14:textId="77777777" w:rsidR="008C20A3" w:rsidRPr="00E1385F" w:rsidRDefault="008C20A3" w:rsidP="00394064">
      <w:pPr>
        <w:numPr>
          <w:ilvl w:val="0"/>
          <w:numId w:val="13"/>
        </w:numPr>
      </w:pPr>
      <w:r w:rsidRPr="00E1385F">
        <w:rPr>
          <w:b/>
          <w:bCs/>
        </w:rPr>
        <w:t>Receive Initial Alignment Data</w:t>
      </w:r>
    </w:p>
    <w:p w14:paraId="0CC23604" w14:textId="53521EA8" w:rsidR="00C35B09" w:rsidRDefault="008C20A3" w:rsidP="00394064">
      <w:pPr>
        <w:numPr>
          <w:ilvl w:val="1"/>
          <w:numId w:val="13"/>
        </w:numPr>
      </w:pPr>
      <w:r w:rsidRPr="00E1385F">
        <w:t xml:space="preserve">The provider sends </w:t>
      </w:r>
      <w:r w:rsidR="00C35B09">
        <w:t xml:space="preserve">contents of the log for that chosen </w:t>
      </w:r>
      <w:r w:rsidR="00925D7C">
        <w:t>stream</w:t>
      </w:r>
    </w:p>
    <w:p w14:paraId="0721767C" w14:textId="7E1F6345" w:rsidR="00602A00" w:rsidRDefault="00602A00" w:rsidP="00602A00">
      <w:pPr>
        <w:numPr>
          <w:ilvl w:val="2"/>
          <w:numId w:val="13"/>
        </w:numPr>
      </w:pPr>
      <w:r>
        <w:t xml:space="preserve">This will involve multiple records being sent </w:t>
      </w:r>
    </w:p>
    <w:p w14:paraId="3F799A4B" w14:textId="23B93FB8" w:rsidR="00822922" w:rsidRDefault="00DA325D" w:rsidP="007B40DD">
      <w:pPr>
        <w:numPr>
          <w:ilvl w:val="2"/>
          <w:numId w:val="13"/>
        </w:numPr>
      </w:pPr>
      <w:r>
        <w:t>The flow of records will be stimulated by the test client behaviour</w:t>
      </w:r>
    </w:p>
    <w:p w14:paraId="293C376D" w14:textId="01E346B0" w:rsidR="00EC18D3" w:rsidRDefault="00EC18D3" w:rsidP="00394064">
      <w:pPr>
        <w:numPr>
          <w:ilvl w:val="1"/>
          <w:numId w:val="13"/>
        </w:numPr>
      </w:pPr>
      <w:r>
        <w:t>Note:</w:t>
      </w:r>
    </w:p>
    <w:p w14:paraId="42974FD5" w14:textId="0AEE5349" w:rsidR="00EC18D3" w:rsidRDefault="00EC18D3" w:rsidP="00EC18D3">
      <w:pPr>
        <w:numPr>
          <w:ilvl w:val="2"/>
          <w:numId w:val="13"/>
        </w:numPr>
      </w:pPr>
      <w:r>
        <w:t xml:space="preserve">There may be tombstones in the log, these will be processed by the </w:t>
      </w:r>
      <w:r w:rsidR="00D10F13">
        <w:t>test client. Ideally no tombstones will be present at this stage</w:t>
      </w:r>
    </w:p>
    <w:p w14:paraId="6C9D7092" w14:textId="7C652DAA" w:rsidR="00D10F13" w:rsidRDefault="00DE2FD3" w:rsidP="00EC18D3">
      <w:pPr>
        <w:numPr>
          <w:ilvl w:val="2"/>
          <w:numId w:val="13"/>
        </w:numPr>
      </w:pPr>
      <w:r>
        <w:t>There may be gaps in the sequence numbers due to compaction</w:t>
      </w:r>
      <w:r w:rsidR="00C91454">
        <w:t>. Ideally this will not occur as not compaction should take place as there is only one report of each entity</w:t>
      </w:r>
    </w:p>
    <w:p w14:paraId="744D13E6" w14:textId="2E8E00A6" w:rsidR="00D54A99" w:rsidRDefault="00F553BF" w:rsidP="00EC18D3">
      <w:pPr>
        <w:numPr>
          <w:ilvl w:val="2"/>
          <w:numId w:val="13"/>
        </w:numPr>
      </w:pPr>
      <w:r>
        <w:t>The test client will determine when alignment is complete</w:t>
      </w:r>
    </w:p>
    <w:p w14:paraId="6B3E2E90" w14:textId="6E1A333A" w:rsidR="00D54A99" w:rsidRDefault="00D54A99" w:rsidP="00394064">
      <w:pPr>
        <w:numPr>
          <w:ilvl w:val="0"/>
          <w:numId w:val="13"/>
        </w:numPr>
        <w:rPr>
          <w:b/>
          <w:bCs/>
        </w:rPr>
      </w:pPr>
      <w:r w:rsidRPr="00D54A99">
        <w:rPr>
          <w:b/>
          <w:bCs/>
        </w:rPr>
        <w:t xml:space="preserve">Validate </w:t>
      </w:r>
      <w:r>
        <w:rPr>
          <w:b/>
          <w:bCs/>
        </w:rPr>
        <w:t>formation of each record</w:t>
      </w:r>
    </w:p>
    <w:p w14:paraId="01D0C33F" w14:textId="33F0BFDE" w:rsidR="00D54A99" w:rsidRPr="00ED38EC" w:rsidRDefault="00D54A99" w:rsidP="00D54A99">
      <w:pPr>
        <w:numPr>
          <w:ilvl w:val="1"/>
          <w:numId w:val="13"/>
        </w:numPr>
        <w:rPr>
          <w:b/>
          <w:bCs/>
        </w:rPr>
      </w:pPr>
      <w:r>
        <w:t>Examine each record to validate</w:t>
      </w:r>
      <w:r w:rsidR="00955AD8">
        <w:t xml:space="preserve"> that it has the correct structure and </w:t>
      </w:r>
      <w:r w:rsidR="00ED38EC">
        <w:t>key content</w:t>
      </w:r>
    </w:p>
    <w:p w14:paraId="581B7891" w14:textId="7CD16CA8" w:rsidR="00ED38EC" w:rsidRPr="00ED38EC" w:rsidRDefault="00ED38EC" w:rsidP="00ED38EC">
      <w:pPr>
        <w:numPr>
          <w:ilvl w:val="2"/>
          <w:numId w:val="13"/>
        </w:numPr>
        <w:rPr>
          <w:b/>
          <w:bCs/>
        </w:rPr>
      </w:pPr>
      <w:r>
        <w:lastRenderedPageBreak/>
        <w:t>Sequence number increments (perhaps by more than one)</w:t>
      </w:r>
    </w:p>
    <w:p w14:paraId="4A172732" w14:textId="29C0900D" w:rsidR="00ED38EC" w:rsidRPr="00FD0109" w:rsidRDefault="00ED38EC" w:rsidP="00ED38EC">
      <w:pPr>
        <w:numPr>
          <w:ilvl w:val="2"/>
          <w:numId w:val="13"/>
        </w:numPr>
        <w:rPr>
          <w:b/>
          <w:bCs/>
        </w:rPr>
      </w:pPr>
      <w:r>
        <w:t>Time is sequential</w:t>
      </w:r>
    </w:p>
    <w:p w14:paraId="566523CE" w14:textId="75B48DEB" w:rsidR="00FD0109" w:rsidRPr="00C325A6" w:rsidRDefault="00FD0109" w:rsidP="00ED38EC">
      <w:pPr>
        <w:numPr>
          <w:ilvl w:val="2"/>
          <w:numId w:val="13"/>
        </w:numPr>
        <w:rPr>
          <w:b/>
          <w:bCs/>
        </w:rPr>
      </w:pPr>
      <w:r>
        <w:t>All fields are supported appropriately</w:t>
      </w:r>
    </w:p>
    <w:p w14:paraId="2991B407" w14:textId="34C24812" w:rsidR="003119F5" w:rsidRPr="003119F5" w:rsidRDefault="003119F5" w:rsidP="003119F5">
      <w:pPr>
        <w:numPr>
          <w:ilvl w:val="0"/>
          <w:numId w:val="13"/>
        </w:numPr>
        <w:rPr>
          <w:b/>
          <w:bCs/>
        </w:rPr>
      </w:pPr>
      <w:r>
        <w:rPr>
          <w:b/>
          <w:bCs/>
        </w:rPr>
        <w:t xml:space="preserve">Store </w:t>
      </w:r>
      <w:r w:rsidR="00FD0109">
        <w:rPr>
          <w:b/>
          <w:bCs/>
        </w:rPr>
        <w:t xml:space="preserve">the </w:t>
      </w:r>
      <w:r w:rsidR="006E60D6">
        <w:rPr>
          <w:b/>
          <w:bCs/>
        </w:rPr>
        <w:t>entities (</w:t>
      </w:r>
      <w:r>
        <w:rPr>
          <w:b/>
          <w:bCs/>
        </w:rPr>
        <w:t>and update</w:t>
      </w:r>
      <w:r w:rsidR="006E60D6">
        <w:rPr>
          <w:b/>
          <w:bCs/>
        </w:rPr>
        <w:t xml:space="preserve"> with change</w:t>
      </w:r>
      <w:r>
        <w:rPr>
          <w:b/>
          <w:bCs/>
        </w:rPr>
        <w:t xml:space="preserve"> as appropriate</w:t>
      </w:r>
      <w:r w:rsidR="006E60D6">
        <w:rPr>
          <w:b/>
          <w:bCs/>
        </w:rPr>
        <w:t>)</w:t>
      </w:r>
    </w:p>
    <w:p w14:paraId="73EDB04E" w14:textId="325C5579" w:rsidR="00C325A6" w:rsidRPr="00D54A99" w:rsidRDefault="00280BE2" w:rsidP="003119F5">
      <w:pPr>
        <w:numPr>
          <w:ilvl w:val="1"/>
          <w:numId w:val="13"/>
        </w:numPr>
        <w:rPr>
          <w:b/>
          <w:bCs/>
        </w:rPr>
      </w:pPr>
      <w:r>
        <w:t xml:space="preserve">The test client will store records appropriately accounting for CHANGE_ONLY behaviour where </w:t>
      </w:r>
      <w:r w:rsidR="006E60D6">
        <w:t>relevant</w:t>
      </w:r>
      <w:r w:rsidR="00F3716E">
        <w:t xml:space="preserve"> </w:t>
      </w:r>
      <w:r w:rsidR="006E60D6">
        <w:t>(</w:t>
      </w:r>
      <w:r w:rsidR="00F3716E">
        <w:t>although it is likely that the CHANGE_ONLY stream will only have initial records in during this test</w:t>
      </w:r>
      <w:r w:rsidR="006E60D6">
        <w:t>)</w:t>
      </w:r>
    </w:p>
    <w:p w14:paraId="45F10A45" w14:textId="2A87B0B9" w:rsidR="008C20A3" w:rsidRPr="00E1385F" w:rsidRDefault="008C20A3" w:rsidP="00394064">
      <w:pPr>
        <w:numPr>
          <w:ilvl w:val="0"/>
          <w:numId w:val="13"/>
        </w:numPr>
      </w:pPr>
      <w:r w:rsidRPr="00E1385F">
        <w:rPr>
          <w:b/>
          <w:bCs/>
        </w:rPr>
        <w:t>Wait for Stream Quiescence</w:t>
      </w:r>
      <w:r w:rsidR="006E60D6">
        <w:rPr>
          <w:b/>
          <w:bCs/>
        </w:rPr>
        <w:t xml:space="preserve"> (alignment complete)</w:t>
      </w:r>
    </w:p>
    <w:p w14:paraId="4B23DE25" w14:textId="77777777" w:rsidR="008C20A3" w:rsidRPr="00E1385F" w:rsidRDefault="008C20A3" w:rsidP="00394064">
      <w:pPr>
        <w:numPr>
          <w:ilvl w:val="1"/>
          <w:numId w:val="13"/>
        </w:numPr>
      </w:pPr>
      <w:r w:rsidRPr="00E1385F">
        <w:t>Wait for a short, configurable period (e.g., 1–2 seconds) after the last streamed message.</w:t>
      </w:r>
    </w:p>
    <w:p w14:paraId="3A0E0C8E" w14:textId="77777777" w:rsidR="008C20A3" w:rsidRPr="00E1385F" w:rsidRDefault="008C20A3" w:rsidP="00394064">
      <w:pPr>
        <w:numPr>
          <w:ilvl w:val="1"/>
          <w:numId w:val="13"/>
        </w:numPr>
      </w:pPr>
      <w:r w:rsidRPr="00E1385F">
        <w:t>This indicates that alignment is complete and no incremental changes are pending.</w:t>
      </w:r>
    </w:p>
    <w:p w14:paraId="480478A1" w14:textId="77777777" w:rsidR="008C20A3" w:rsidRPr="00E1385F" w:rsidRDefault="008C20A3" w:rsidP="00394064">
      <w:pPr>
        <w:numPr>
          <w:ilvl w:val="0"/>
          <w:numId w:val="13"/>
        </w:numPr>
      </w:pPr>
      <w:r w:rsidRPr="00E1385F">
        <w:rPr>
          <w:b/>
          <w:bCs/>
        </w:rPr>
        <w:t>Perform RESTCONF GET</w:t>
      </w:r>
    </w:p>
    <w:p w14:paraId="6E94988B" w14:textId="77777777" w:rsidR="008C20A3" w:rsidRPr="00E1385F" w:rsidRDefault="008C20A3" w:rsidP="00394064">
      <w:pPr>
        <w:numPr>
          <w:ilvl w:val="1"/>
          <w:numId w:val="13"/>
        </w:numPr>
      </w:pPr>
      <w:r w:rsidRPr="00E1385F">
        <w:t>Query the same object(s) using TR-547-compliant RESTCONF operations.</w:t>
      </w:r>
    </w:p>
    <w:p w14:paraId="55AD0774" w14:textId="77777777" w:rsidR="008C20A3" w:rsidRPr="00E1385F" w:rsidRDefault="008C20A3" w:rsidP="00394064">
      <w:pPr>
        <w:numPr>
          <w:ilvl w:val="0"/>
          <w:numId w:val="13"/>
        </w:numPr>
      </w:pPr>
      <w:r w:rsidRPr="00E1385F">
        <w:rPr>
          <w:b/>
          <w:bCs/>
        </w:rPr>
        <w:t>Compare Both Results</w:t>
      </w:r>
    </w:p>
    <w:p w14:paraId="6A03C9D3" w14:textId="77777777" w:rsidR="008C20A3" w:rsidRPr="00E1385F" w:rsidRDefault="008C20A3" w:rsidP="00394064">
      <w:pPr>
        <w:numPr>
          <w:ilvl w:val="1"/>
          <w:numId w:val="13"/>
        </w:numPr>
      </w:pPr>
      <w:r w:rsidRPr="00E1385F">
        <w:t>Confirm that the streamed initial state and RESTCONF response are equivalent.</w:t>
      </w:r>
    </w:p>
    <w:p w14:paraId="2E6297F1" w14:textId="77777777" w:rsidR="008C20A3" w:rsidRPr="00E1385F" w:rsidRDefault="00000000" w:rsidP="008C20A3">
      <w:r>
        <w:pict w14:anchorId="6BC59F9A">
          <v:rect id="_x0000_i1048" style="width:0;height:1.5pt" o:hralign="center" o:hrstd="t" o:hr="t" fillcolor="#a0a0a0" stroked="f"/>
        </w:pict>
      </w:r>
    </w:p>
    <w:p w14:paraId="176BCECC" w14:textId="0193F01F" w:rsidR="008C20A3" w:rsidRPr="00E1385F" w:rsidRDefault="008C20A3" w:rsidP="008C20A3">
      <w:pPr>
        <w:rPr>
          <w:b/>
          <w:bCs/>
        </w:rPr>
      </w:pPr>
      <w:r w:rsidRPr="00E1385F">
        <w:rPr>
          <w:b/>
          <w:bCs/>
        </w:rPr>
        <w:t>Expected Results / Pass-Fail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830"/>
        <w:gridCol w:w="3438"/>
      </w:tblGrid>
      <w:tr w:rsidR="008C20A3" w:rsidRPr="00E1385F" w14:paraId="4158ECA0" w14:textId="77777777" w:rsidTr="00011E5C">
        <w:trPr>
          <w:tblHeader/>
          <w:tblCellSpacing w:w="15" w:type="dxa"/>
        </w:trPr>
        <w:tc>
          <w:tcPr>
            <w:tcW w:w="0" w:type="auto"/>
            <w:vAlign w:val="center"/>
            <w:hideMark/>
          </w:tcPr>
          <w:p w14:paraId="1DE91E36" w14:textId="77777777" w:rsidR="008C20A3" w:rsidRPr="00E1385F" w:rsidRDefault="008C20A3" w:rsidP="00011E5C">
            <w:pPr>
              <w:rPr>
                <w:b/>
                <w:bCs/>
              </w:rPr>
            </w:pPr>
            <w:r w:rsidRPr="00E1385F">
              <w:rPr>
                <w:b/>
                <w:bCs/>
              </w:rPr>
              <w:t>Step</w:t>
            </w:r>
          </w:p>
        </w:tc>
        <w:tc>
          <w:tcPr>
            <w:tcW w:w="0" w:type="auto"/>
            <w:vAlign w:val="center"/>
            <w:hideMark/>
          </w:tcPr>
          <w:p w14:paraId="1338B6A4" w14:textId="77777777" w:rsidR="008C20A3" w:rsidRPr="00E1385F" w:rsidRDefault="008C20A3" w:rsidP="00011E5C">
            <w:pPr>
              <w:rPr>
                <w:b/>
                <w:bCs/>
              </w:rPr>
            </w:pPr>
            <w:r w:rsidRPr="00E1385F">
              <w:rPr>
                <w:b/>
                <w:bCs/>
              </w:rPr>
              <w:t>Expected Outcome</w:t>
            </w:r>
          </w:p>
        </w:tc>
        <w:tc>
          <w:tcPr>
            <w:tcW w:w="0" w:type="auto"/>
            <w:vAlign w:val="center"/>
            <w:hideMark/>
          </w:tcPr>
          <w:p w14:paraId="01C36DD3" w14:textId="77777777" w:rsidR="008C20A3" w:rsidRPr="00E1385F" w:rsidRDefault="008C20A3" w:rsidP="00011E5C">
            <w:pPr>
              <w:rPr>
                <w:b/>
                <w:bCs/>
              </w:rPr>
            </w:pPr>
            <w:r w:rsidRPr="00E1385F">
              <w:rPr>
                <w:b/>
                <w:bCs/>
              </w:rPr>
              <w:t>Result</w:t>
            </w:r>
          </w:p>
        </w:tc>
      </w:tr>
      <w:tr w:rsidR="008C20A3" w:rsidRPr="00E1385F" w14:paraId="10285B88" w14:textId="77777777" w:rsidTr="00011E5C">
        <w:trPr>
          <w:tblCellSpacing w:w="15" w:type="dxa"/>
        </w:trPr>
        <w:tc>
          <w:tcPr>
            <w:tcW w:w="0" w:type="auto"/>
            <w:vAlign w:val="center"/>
            <w:hideMark/>
          </w:tcPr>
          <w:p w14:paraId="0B7AA014" w14:textId="77777777" w:rsidR="008C20A3" w:rsidRPr="00E1385F" w:rsidRDefault="008C20A3" w:rsidP="00011E5C">
            <w:r w:rsidRPr="00E1385F">
              <w:t>1</w:t>
            </w:r>
          </w:p>
        </w:tc>
        <w:tc>
          <w:tcPr>
            <w:tcW w:w="0" w:type="auto"/>
            <w:vAlign w:val="center"/>
            <w:hideMark/>
          </w:tcPr>
          <w:p w14:paraId="7A5BE399" w14:textId="77777777" w:rsidR="008C20A3" w:rsidRPr="00E1385F" w:rsidRDefault="008C20A3" w:rsidP="00011E5C">
            <w:r w:rsidRPr="00E1385F">
              <w:t>Client successfully connects to the stream (no auth or session errors)</w:t>
            </w:r>
          </w:p>
        </w:tc>
        <w:tc>
          <w:tcPr>
            <w:tcW w:w="0" w:type="auto"/>
            <w:vAlign w:val="center"/>
            <w:hideMark/>
          </w:tcPr>
          <w:p w14:paraId="32375799" w14:textId="77777777" w:rsidR="008C20A3" w:rsidRPr="00E1385F" w:rsidRDefault="008C20A3" w:rsidP="00011E5C">
            <w:r w:rsidRPr="00E1385F">
              <w:rPr>
                <w:rFonts w:ascii="Segoe UI Emoji" w:hAnsi="Segoe UI Emoji" w:cs="Segoe UI Emoji"/>
              </w:rPr>
              <w:t>✔️</w:t>
            </w:r>
            <w:r w:rsidRPr="00E1385F">
              <w:t xml:space="preserve"> Pass</w:t>
            </w:r>
          </w:p>
        </w:tc>
      </w:tr>
      <w:tr w:rsidR="008C20A3" w:rsidRPr="00E1385F" w14:paraId="529B96CB" w14:textId="77777777" w:rsidTr="00011E5C">
        <w:trPr>
          <w:tblCellSpacing w:w="15" w:type="dxa"/>
        </w:trPr>
        <w:tc>
          <w:tcPr>
            <w:tcW w:w="0" w:type="auto"/>
            <w:vAlign w:val="center"/>
            <w:hideMark/>
          </w:tcPr>
          <w:p w14:paraId="774C26CD" w14:textId="77777777" w:rsidR="008C20A3" w:rsidRPr="00E1385F" w:rsidRDefault="008C20A3" w:rsidP="00011E5C">
            <w:r w:rsidRPr="00E1385F">
              <w:lastRenderedPageBreak/>
              <w:t>2</w:t>
            </w:r>
          </w:p>
        </w:tc>
        <w:tc>
          <w:tcPr>
            <w:tcW w:w="0" w:type="auto"/>
            <w:vAlign w:val="center"/>
            <w:hideMark/>
          </w:tcPr>
          <w:p w14:paraId="3F7981BB" w14:textId="115CA8C6" w:rsidR="008C20A3" w:rsidRPr="00E1385F" w:rsidRDefault="008C20A3" w:rsidP="00011E5C">
            <w:r w:rsidRPr="00E1385F">
              <w:t xml:space="preserve">Provider sends complete initial state for the </w:t>
            </w:r>
            <w:r w:rsidR="00C325A6">
              <w:t>stream contents</w:t>
            </w:r>
          </w:p>
        </w:tc>
        <w:tc>
          <w:tcPr>
            <w:tcW w:w="0" w:type="auto"/>
            <w:vAlign w:val="center"/>
            <w:hideMark/>
          </w:tcPr>
          <w:p w14:paraId="3372B522" w14:textId="77777777" w:rsidR="008C20A3" w:rsidRPr="00E1385F" w:rsidRDefault="008C20A3" w:rsidP="00011E5C">
            <w:r w:rsidRPr="00E1385F">
              <w:rPr>
                <w:rFonts w:ascii="Segoe UI Emoji" w:hAnsi="Segoe UI Emoji" w:cs="Segoe UI Emoji"/>
              </w:rPr>
              <w:t>✔️</w:t>
            </w:r>
            <w:r w:rsidRPr="00E1385F">
              <w:t xml:space="preserve"> Pass</w:t>
            </w:r>
          </w:p>
        </w:tc>
      </w:tr>
      <w:tr w:rsidR="008C20A3" w:rsidRPr="00E1385F" w14:paraId="7D0B77D9" w14:textId="77777777" w:rsidTr="00011E5C">
        <w:trPr>
          <w:tblCellSpacing w:w="15" w:type="dxa"/>
        </w:trPr>
        <w:tc>
          <w:tcPr>
            <w:tcW w:w="0" w:type="auto"/>
            <w:vAlign w:val="center"/>
            <w:hideMark/>
          </w:tcPr>
          <w:p w14:paraId="35F4C17D" w14:textId="77777777" w:rsidR="008C20A3" w:rsidRPr="00E1385F" w:rsidRDefault="008C20A3" w:rsidP="00011E5C">
            <w:r w:rsidRPr="00E1385F">
              <w:t>3</w:t>
            </w:r>
          </w:p>
        </w:tc>
        <w:tc>
          <w:tcPr>
            <w:tcW w:w="0" w:type="auto"/>
            <w:vAlign w:val="center"/>
            <w:hideMark/>
          </w:tcPr>
          <w:p w14:paraId="09AFA6CA" w14:textId="77777777" w:rsidR="008C20A3" w:rsidRPr="00C325A6" w:rsidRDefault="008C20A3" w:rsidP="00011E5C">
            <w:r w:rsidRPr="00C325A6">
              <w:t>No new streamed messages are received for a short stability window (e.g., 2 seconds)</w:t>
            </w:r>
          </w:p>
        </w:tc>
        <w:tc>
          <w:tcPr>
            <w:tcW w:w="0" w:type="auto"/>
            <w:vAlign w:val="center"/>
            <w:hideMark/>
          </w:tcPr>
          <w:p w14:paraId="329E46B6" w14:textId="77777777" w:rsidR="008C20A3" w:rsidRPr="00E1385F" w:rsidRDefault="008C20A3" w:rsidP="00011E5C">
            <w:r w:rsidRPr="00E1385F">
              <w:rPr>
                <w:rFonts w:ascii="Segoe UI Emoji" w:hAnsi="Segoe UI Emoji" w:cs="Segoe UI Emoji"/>
              </w:rPr>
              <w:t>✔️</w:t>
            </w:r>
            <w:r w:rsidRPr="00E1385F">
              <w:t xml:space="preserve"> Indicates stream quiescence</w:t>
            </w:r>
          </w:p>
        </w:tc>
      </w:tr>
      <w:tr w:rsidR="008C20A3" w:rsidRPr="00E1385F" w14:paraId="42970594" w14:textId="77777777" w:rsidTr="00011E5C">
        <w:trPr>
          <w:tblCellSpacing w:w="15" w:type="dxa"/>
        </w:trPr>
        <w:tc>
          <w:tcPr>
            <w:tcW w:w="0" w:type="auto"/>
            <w:vAlign w:val="center"/>
            <w:hideMark/>
          </w:tcPr>
          <w:p w14:paraId="644983B2" w14:textId="0F8F1E58" w:rsidR="008C20A3" w:rsidRPr="00E1385F" w:rsidRDefault="00235120" w:rsidP="00011E5C">
            <w:r>
              <w:t>4</w:t>
            </w:r>
          </w:p>
        </w:tc>
        <w:tc>
          <w:tcPr>
            <w:tcW w:w="0" w:type="auto"/>
            <w:vAlign w:val="center"/>
            <w:hideMark/>
          </w:tcPr>
          <w:p w14:paraId="734E3ED8" w14:textId="77777777" w:rsidR="008C20A3" w:rsidRPr="00E1385F" w:rsidRDefault="008C20A3" w:rsidP="00011E5C">
            <w:r w:rsidRPr="00E1385F">
              <w:t>Client transitions to receiving updates (if the stream becomes active again)</w:t>
            </w:r>
          </w:p>
        </w:tc>
        <w:tc>
          <w:tcPr>
            <w:tcW w:w="0" w:type="auto"/>
            <w:vAlign w:val="center"/>
            <w:hideMark/>
          </w:tcPr>
          <w:p w14:paraId="1BCDD5FD" w14:textId="77777777" w:rsidR="008C20A3" w:rsidRPr="00E1385F" w:rsidRDefault="008C20A3" w:rsidP="00011E5C">
            <w:r w:rsidRPr="00E1385F">
              <w:rPr>
                <w:rFonts w:ascii="Segoe UI Emoji" w:hAnsi="Segoe UI Emoji" w:cs="Segoe UI Emoji"/>
              </w:rPr>
              <w:t>✔️</w:t>
            </w:r>
            <w:r w:rsidRPr="00E1385F">
              <w:t xml:space="preserve"> Optional Pass</w:t>
            </w:r>
          </w:p>
        </w:tc>
      </w:tr>
      <w:tr w:rsidR="008C20A3" w:rsidRPr="00E1385F" w14:paraId="002495F3" w14:textId="77777777" w:rsidTr="00011E5C">
        <w:trPr>
          <w:tblCellSpacing w:w="15" w:type="dxa"/>
        </w:trPr>
        <w:tc>
          <w:tcPr>
            <w:tcW w:w="0" w:type="auto"/>
            <w:vAlign w:val="center"/>
            <w:hideMark/>
          </w:tcPr>
          <w:p w14:paraId="36BDE139" w14:textId="77777777" w:rsidR="008C20A3" w:rsidRPr="00E1385F" w:rsidRDefault="008C20A3" w:rsidP="00011E5C">
            <w:r w:rsidRPr="00E1385F">
              <w:t>—</w:t>
            </w:r>
          </w:p>
        </w:tc>
        <w:tc>
          <w:tcPr>
            <w:tcW w:w="0" w:type="auto"/>
            <w:vAlign w:val="center"/>
            <w:hideMark/>
          </w:tcPr>
          <w:p w14:paraId="2D76151C" w14:textId="1BCA85D2" w:rsidR="008C20A3" w:rsidRPr="00E1385F" w:rsidRDefault="00742CF9" w:rsidP="00011E5C">
            <w:r>
              <w:t xml:space="preserve">Structure issues, content issues, </w:t>
            </w:r>
            <w:r w:rsidR="00111FC5">
              <w:t>stream incompatibility</w:t>
            </w:r>
          </w:p>
        </w:tc>
        <w:tc>
          <w:tcPr>
            <w:tcW w:w="0" w:type="auto"/>
            <w:vAlign w:val="center"/>
            <w:hideMark/>
          </w:tcPr>
          <w:p w14:paraId="26149F00" w14:textId="77777777" w:rsidR="008C20A3" w:rsidRPr="00E1385F" w:rsidRDefault="008C20A3" w:rsidP="00011E5C">
            <w:r w:rsidRPr="00E1385F">
              <w:rPr>
                <w:rFonts w:ascii="Segoe UI Emoji" w:hAnsi="Segoe UI Emoji" w:cs="Segoe UI Emoji"/>
              </w:rPr>
              <w:t>❌</w:t>
            </w:r>
            <w:r w:rsidRPr="00E1385F">
              <w:t xml:space="preserve"> Fail</w:t>
            </w:r>
          </w:p>
        </w:tc>
      </w:tr>
      <w:tr w:rsidR="00846974" w:rsidRPr="00E1385F" w14:paraId="345A18CC" w14:textId="77777777" w:rsidTr="00011E5C">
        <w:trPr>
          <w:tblCellSpacing w:w="15" w:type="dxa"/>
        </w:trPr>
        <w:tc>
          <w:tcPr>
            <w:tcW w:w="0" w:type="auto"/>
            <w:vAlign w:val="center"/>
          </w:tcPr>
          <w:p w14:paraId="1925E434" w14:textId="252708BF" w:rsidR="00846974" w:rsidRPr="00E1385F" w:rsidRDefault="00846974" w:rsidP="00846974">
            <w:r w:rsidRPr="00E1385F">
              <w:t>—</w:t>
            </w:r>
          </w:p>
        </w:tc>
        <w:tc>
          <w:tcPr>
            <w:tcW w:w="0" w:type="auto"/>
            <w:vAlign w:val="center"/>
          </w:tcPr>
          <w:p w14:paraId="5DB06579" w14:textId="2C5C95D6" w:rsidR="00846974" w:rsidRDefault="00846974" w:rsidP="00846974">
            <w:r>
              <w:t xml:space="preserve">Stream does not </w:t>
            </w:r>
            <w:r w:rsidR="00F066CD">
              <w:t>stop sending data</w:t>
            </w:r>
          </w:p>
        </w:tc>
        <w:tc>
          <w:tcPr>
            <w:tcW w:w="0" w:type="auto"/>
            <w:vAlign w:val="center"/>
          </w:tcPr>
          <w:p w14:paraId="5331B0D7" w14:textId="138D580F" w:rsidR="00846974" w:rsidRPr="00E1385F" w:rsidRDefault="00846974" w:rsidP="00846974">
            <w:pPr>
              <w:rPr>
                <w:rFonts w:ascii="Segoe UI Emoji" w:hAnsi="Segoe UI Emoji" w:cs="Segoe UI Emoji"/>
              </w:rPr>
            </w:pPr>
            <w:r w:rsidRPr="00E1385F">
              <w:rPr>
                <w:rFonts w:ascii="Segoe UI Emoji" w:hAnsi="Segoe UI Emoji" w:cs="Segoe UI Emoji"/>
              </w:rPr>
              <w:t>❌</w:t>
            </w:r>
            <w:r w:rsidRPr="00E1385F">
              <w:t xml:space="preserve"> Fail</w:t>
            </w:r>
          </w:p>
        </w:tc>
      </w:tr>
      <w:tr w:rsidR="00F066CD" w:rsidRPr="00E1385F" w14:paraId="0F87DAB8" w14:textId="77777777" w:rsidTr="00011E5C">
        <w:trPr>
          <w:tblCellSpacing w:w="15" w:type="dxa"/>
        </w:trPr>
        <w:tc>
          <w:tcPr>
            <w:tcW w:w="0" w:type="auto"/>
            <w:vAlign w:val="center"/>
          </w:tcPr>
          <w:p w14:paraId="4C8FD950" w14:textId="2F4C0504" w:rsidR="00F066CD" w:rsidRPr="00E1385F" w:rsidRDefault="00F066CD" w:rsidP="00F066CD">
            <w:r w:rsidRPr="00E1385F">
              <w:t>—</w:t>
            </w:r>
          </w:p>
        </w:tc>
        <w:tc>
          <w:tcPr>
            <w:tcW w:w="0" w:type="auto"/>
            <w:vAlign w:val="center"/>
          </w:tcPr>
          <w:p w14:paraId="4590ACF3" w14:textId="12693FE0" w:rsidR="00F066CD" w:rsidRDefault="00F066CD" w:rsidP="00F066CD">
            <w:r>
              <w:t>Structure issues, content issues, RESTCONF mismatch</w:t>
            </w:r>
          </w:p>
        </w:tc>
        <w:tc>
          <w:tcPr>
            <w:tcW w:w="0" w:type="auto"/>
            <w:vAlign w:val="center"/>
          </w:tcPr>
          <w:p w14:paraId="5A47CCC7" w14:textId="6AC42A8C" w:rsidR="00F066CD" w:rsidRPr="00E1385F" w:rsidRDefault="00F066CD" w:rsidP="00F066CD">
            <w:pPr>
              <w:rPr>
                <w:rFonts w:ascii="Segoe UI Emoji" w:hAnsi="Segoe UI Emoji" w:cs="Segoe UI Emoji"/>
              </w:rPr>
            </w:pPr>
            <w:r w:rsidRPr="00E1385F">
              <w:rPr>
                <w:rFonts w:ascii="Segoe UI Emoji" w:hAnsi="Segoe UI Emoji" w:cs="Segoe UI Emoji"/>
              </w:rPr>
              <w:t>❌</w:t>
            </w:r>
            <w:r w:rsidRPr="00E1385F">
              <w:t xml:space="preserve"> Fail</w:t>
            </w:r>
          </w:p>
        </w:tc>
      </w:tr>
    </w:tbl>
    <w:p w14:paraId="4AEEE29D" w14:textId="03ABF7DA" w:rsidR="005F74F6" w:rsidRDefault="00000000" w:rsidP="005F74F6">
      <w:r>
        <w:pict w14:anchorId="2ACB6DED">
          <v:rect id="_x0000_i1049" style="width:0;height:1.5pt" o:hralign="center" o:hrstd="t" o:hr="t" fillcolor="#a0a0a0" stroked="f"/>
        </w:pict>
      </w:r>
    </w:p>
    <w:p w14:paraId="6BBCC1E6" w14:textId="77777777" w:rsidR="005F74F6" w:rsidRPr="00425E2E" w:rsidRDefault="005F74F6" w:rsidP="005F74F6">
      <w:pPr>
        <w:rPr>
          <w:b/>
          <w:bCs/>
          <w:color w:val="0070C0"/>
        </w:rPr>
      </w:pPr>
      <w:r w:rsidRPr="00425E2E">
        <w:rPr>
          <w:b/>
          <w:bCs/>
          <w:color w:val="0070C0"/>
        </w:rPr>
        <w:t>For the test environment coder</w:t>
      </w:r>
    </w:p>
    <w:p w14:paraId="1980A7F4" w14:textId="77B7E958" w:rsidR="00B63D4B" w:rsidRDefault="00B63D4B" w:rsidP="005F74F6">
      <w:pPr>
        <w:rPr>
          <w:color w:val="0070C0"/>
        </w:rPr>
      </w:pPr>
      <w:r>
        <w:rPr>
          <w:color w:val="0070C0"/>
        </w:rPr>
        <w:t xml:space="preserve">Stream </w:t>
      </w:r>
      <w:proofErr w:type="gramStart"/>
      <w:r>
        <w:rPr>
          <w:color w:val="0070C0"/>
        </w:rPr>
        <w:t>connect</w:t>
      </w:r>
      <w:proofErr w:type="gramEnd"/>
      <w:r>
        <w:rPr>
          <w:color w:val="0070C0"/>
        </w:rPr>
        <w:t xml:space="preserve"> structure is as follows:</w:t>
      </w:r>
    </w:p>
    <w:p w14:paraId="4245FCBA" w14:textId="6EB80CE8" w:rsidR="00F226DF" w:rsidRDefault="000F1DFA" w:rsidP="005F74F6">
      <w:pPr>
        <w:rPr>
          <w:color w:val="0070C0"/>
        </w:rPr>
      </w:pPr>
      <w:r w:rsidRPr="000F1DFA">
        <w:rPr>
          <w:color w:val="0070C0"/>
          <w:highlight w:val="yellow"/>
        </w:rPr>
        <w:t>TO BE ADDED</w:t>
      </w:r>
    </w:p>
    <w:p w14:paraId="0D8042E7" w14:textId="0B832C45" w:rsidR="005F74F6" w:rsidRDefault="00B63D4B" w:rsidP="005F74F6">
      <w:pPr>
        <w:rPr>
          <w:color w:val="0070C0"/>
        </w:rPr>
      </w:pPr>
      <w:r>
        <w:rPr>
          <w:color w:val="0070C0"/>
        </w:rPr>
        <w:t>Stream record structure is as follows</w:t>
      </w:r>
      <w:r w:rsidR="005F74F6">
        <w:rPr>
          <w:color w:val="0070C0"/>
        </w:rPr>
        <w:t>:</w:t>
      </w:r>
    </w:p>
    <w:p w14:paraId="0C9347CD" w14:textId="46EE9DF4" w:rsidR="005F74F6" w:rsidRDefault="000F1DFA" w:rsidP="005F74F6">
      <w:pPr>
        <w:rPr>
          <w:color w:val="0070C0"/>
        </w:rPr>
      </w:pPr>
      <w:r w:rsidRPr="000F1DFA">
        <w:rPr>
          <w:color w:val="0070C0"/>
          <w:highlight w:val="yellow"/>
        </w:rPr>
        <w:t>TO BE ADDED</w:t>
      </w:r>
    </w:p>
    <w:p w14:paraId="3C29C3CA" w14:textId="3481DDE0" w:rsidR="006E60D6" w:rsidRDefault="006E60D6" w:rsidP="005F74F6">
      <w:pPr>
        <w:rPr>
          <w:color w:val="0070C0"/>
        </w:rPr>
      </w:pPr>
      <w:r>
        <w:rPr>
          <w:color w:val="0070C0"/>
        </w:rPr>
        <w:t xml:space="preserve">For CHANGE_ONLY the </w:t>
      </w:r>
      <w:r w:rsidR="00B63D4B">
        <w:rPr>
          <w:color w:val="0070C0"/>
        </w:rPr>
        <w:t>record structure</w:t>
      </w:r>
      <w:r>
        <w:rPr>
          <w:color w:val="0070C0"/>
        </w:rPr>
        <w:t xml:space="preserve"> may only have a partial </w:t>
      </w:r>
      <w:r w:rsidR="00B63D4B">
        <w:rPr>
          <w:color w:val="0070C0"/>
        </w:rPr>
        <w:t>content</w:t>
      </w:r>
      <w:r>
        <w:rPr>
          <w:color w:val="0070C0"/>
        </w:rPr>
        <w:t xml:space="preserve"> </w:t>
      </w:r>
      <w:r w:rsidR="00A76C2C">
        <w:rPr>
          <w:color w:val="0070C0"/>
        </w:rPr>
        <w:t>as per the following example:</w:t>
      </w:r>
    </w:p>
    <w:p w14:paraId="4DBB2241" w14:textId="433B1F21" w:rsidR="000F1DFA" w:rsidRPr="00425E2E" w:rsidRDefault="000F1DFA" w:rsidP="005F74F6">
      <w:pPr>
        <w:rPr>
          <w:color w:val="0070C0"/>
        </w:rPr>
      </w:pPr>
      <w:r w:rsidRPr="000F1DFA">
        <w:rPr>
          <w:color w:val="0070C0"/>
          <w:highlight w:val="yellow"/>
        </w:rPr>
        <w:t>TO BE ADDED</w:t>
      </w:r>
    </w:p>
    <w:p w14:paraId="7A57CAC7" w14:textId="09363993" w:rsidR="005F74F6" w:rsidRPr="00E1385F" w:rsidRDefault="00000000" w:rsidP="005F74F6">
      <w:r>
        <w:pict w14:anchorId="150B40AC">
          <v:rect id="_x0000_i1050" style="width:0;height:1.5pt" o:hralign="center" o:hrstd="t" o:hr="t" fillcolor="#a0a0a0" stroked="f"/>
        </w:pict>
      </w:r>
    </w:p>
    <w:p w14:paraId="6E7F11A2" w14:textId="77777777" w:rsidR="006E653B" w:rsidRPr="00E1385F" w:rsidRDefault="006E653B" w:rsidP="006E653B"/>
    <w:p w14:paraId="119BBD18" w14:textId="77777777" w:rsidR="008C20A3" w:rsidRDefault="008C20A3" w:rsidP="00E1385F"/>
    <w:p w14:paraId="2E0F5A35" w14:textId="77777777" w:rsidR="008C20A3" w:rsidRDefault="008C20A3" w:rsidP="00E1385F"/>
    <w:p w14:paraId="2896E910" w14:textId="77777777" w:rsidR="008C20A3" w:rsidRDefault="008C20A3" w:rsidP="00E1385F"/>
    <w:p w14:paraId="501068EC" w14:textId="77777777" w:rsidR="008C20A3" w:rsidRDefault="008C20A3" w:rsidP="00E1385F"/>
    <w:p w14:paraId="33EAEE0D" w14:textId="77777777" w:rsidR="008C20A3" w:rsidRDefault="008C20A3" w:rsidP="00E1385F"/>
    <w:p w14:paraId="687F8549" w14:textId="77777777" w:rsidR="008C20A3" w:rsidRDefault="008C20A3" w:rsidP="00E1385F"/>
    <w:p w14:paraId="0E389A5F" w14:textId="40B7EBCE" w:rsidR="00F75771" w:rsidRDefault="00F75771" w:rsidP="00F75771">
      <w:pPr>
        <w:rPr>
          <w:rStyle w:val="Heading3Char"/>
        </w:rPr>
      </w:pPr>
      <w:commentRangeStart w:id="439"/>
      <w:commentRangeStart w:id="440"/>
      <w:r w:rsidRPr="008B44C5">
        <w:rPr>
          <w:rStyle w:val="Heading3Char"/>
        </w:rPr>
        <w:t>Test Case</w:t>
      </w:r>
      <w:r w:rsidR="003E6835" w:rsidRPr="008B44C5">
        <w:rPr>
          <w:rStyle w:val="Heading3Char"/>
        </w:rPr>
        <w:t xml:space="preserve"> 2.9.4</w:t>
      </w:r>
      <w:r w:rsidRPr="008B44C5">
        <w:rPr>
          <w:rStyle w:val="Heading3Char"/>
        </w:rPr>
        <w:t>: ST-</w:t>
      </w:r>
      <w:r w:rsidR="003E6835" w:rsidRPr="008B44C5">
        <w:rPr>
          <w:rStyle w:val="Heading3Char"/>
        </w:rPr>
        <w:t>0: Client maintains idle connection</w:t>
      </w:r>
      <w:commentRangeEnd w:id="439"/>
      <w:r w:rsidR="003943F0">
        <w:rPr>
          <w:rStyle w:val="CommentReference"/>
        </w:rPr>
        <w:commentReference w:id="439"/>
      </w:r>
      <w:commentRangeEnd w:id="440"/>
      <w:r w:rsidR="00573AF0">
        <w:rPr>
          <w:rStyle w:val="CommentReference"/>
        </w:rPr>
        <w:commentReference w:id="440"/>
      </w:r>
    </w:p>
    <w:p w14:paraId="3BA137FD" w14:textId="64F54658" w:rsidR="00F3230B" w:rsidRDefault="00000000" w:rsidP="00F75771">
      <w:r>
        <w:pict w14:anchorId="32EDB995">
          <v:rect id="_x0000_i1051" style="width:0;height:1.5pt" o:hralign="center" o:bullet="t" o:hrstd="t" o:hr="t" fillcolor="#a0a0a0" stroked="f"/>
        </w:pict>
      </w:r>
    </w:p>
    <w:p w14:paraId="7C4675ED" w14:textId="0FAC6600" w:rsidR="00423C75" w:rsidRPr="00423C75" w:rsidRDefault="00423C75" w:rsidP="00423C75">
      <w:pPr>
        <w:rPr>
          <w:rStyle w:val="Heading3Char"/>
          <w:rFonts w:eastAsiaTheme="minorHAnsi" w:cstheme="minorBidi"/>
          <w:color w:val="auto"/>
          <w:sz w:val="24"/>
          <w:szCs w:val="24"/>
        </w:rPr>
      </w:pPr>
      <w:r>
        <w:t>To be detailed</w:t>
      </w:r>
      <w:r w:rsidR="00D554D3">
        <w:t>.</w:t>
      </w:r>
    </w:p>
    <w:p w14:paraId="2C86F552" w14:textId="77777777" w:rsidR="00F75771" w:rsidRPr="00E1385F" w:rsidRDefault="00000000" w:rsidP="00F75771">
      <w:r>
        <w:pict w14:anchorId="62DB32CC">
          <v:rect id="_x0000_i1052" style="width:0;height:1.5pt" o:hralign="center" o:hrstd="t" o:hr="t" fillcolor="#a0a0a0" stroked="f"/>
        </w:pict>
      </w:r>
    </w:p>
    <w:p w14:paraId="1D3CA8CE" w14:textId="33CF1A54" w:rsidR="005E4D1F" w:rsidRPr="008B44C5" w:rsidRDefault="005E4D1F" w:rsidP="005E4D1F">
      <w:pPr>
        <w:rPr>
          <w:rStyle w:val="Heading3Char"/>
        </w:rPr>
      </w:pPr>
      <w:commentRangeStart w:id="441"/>
      <w:commentRangeStart w:id="442"/>
      <w:commentRangeStart w:id="443"/>
      <w:r w:rsidRPr="008B44C5">
        <w:rPr>
          <w:rStyle w:val="Heading3Char"/>
        </w:rPr>
        <w:t xml:space="preserve">Test Case 2.9.5: </w:t>
      </w:r>
      <w:r w:rsidR="00BC24CA" w:rsidRPr="008B44C5">
        <w:rPr>
          <w:rStyle w:val="Heading3Char"/>
        </w:rPr>
        <w:t>ST-0.3: Connect to Stream and align - new client</w:t>
      </w:r>
      <w:r w:rsidR="00491814" w:rsidRPr="008B44C5">
        <w:rPr>
          <w:rStyle w:val="Heading3Char"/>
        </w:rPr>
        <w:t xml:space="preserve"> (all streams)</w:t>
      </w:r>
      <w:commentRangeEnd w:id="441"/>
      <w:r w:rsidR="00B86B6E">
        <w:rPr>
          <w:rStyle w:val="CommentReference"/>
        </w:rPr>
        <w:commentReference w:id="441"/>
      </w:r>
      <w:commentRangeEnd w:id="442"/>
      <w:r w:rsidR="00573AF0">
        <w:rPr>
          <w:rStyle w:val="CommentReference"/>
        </w:rPr>
        <w:commentReference w:id="442"/>
      </w:r>
      <w:commentRangeEnd w:id="443"/>
      <w:r w:rsidR="00F833B4">
        <w:rPr>
          <w:rStyle w:val="CommentReference"/>
        </w:rPr>
        <w:commentReference w:id="443"/>
      </w:r>
    </w:p>
    <w:p w14:paraId="5D726E0A" w14:textId="77777777" w:rsidR="001163DD" w:rsidRDefault="00000000" w:rsidP="001163DD">
      <w:r>
        <w:pict w14:anchorId="1C0741C2">
          <v:rect id="_x0000_i1053" style="width:0;height:1.5pt" o:hralign="center" o:hrstd="t" o:hr="t" fillcolor="#a0a0a0" stroked="f"/>
        </w:pict>
      </w:r>
    </w:p>
    <w:p w14:paraId="1B1F54DC" w14:textId="1D2910D9" w:rsidR="001163DD" w:rsidRDefault="001163DD" w:rsidP="005E4D1F">
      <w:r>
        <w:t>This has the same procedure as Test Case 2.9.3</w:t>
      </w:r>
      <w:r w:rsidR="002F5713">
        <w:t>, but with no specific stream flow validation</w:t>
      </w:r>
      <w:r w:rsidR="00FE44F9">
        <w:t xml:space="preserve">. The test is intended to validate stream content and that alignment is </w:t>
      </w:r>
      <w:del w:id="444" w:author="Davis, Nigel" w:date="2025-10-14T13:41:00Z" w16du:dateUtc="2025-10-14T12:41:00Z">
        <w:r w:rsidR="00FE44F9" w:rsidDel="00F833B4">
          <w:delText xml:space="preserve">achieved </w:delText>
        </w:r>
        <w:r w:rsidDel="00F833B4">
          <w:delText xml:space="preserve"> </w:delText>
        </w:r>
        <w:r w:rsidR="00F271EA" w:rsidDel="00F833B4">
          <w:delText>other</w:delText>
        </w:r>
      </w:del>
      <w:ins w:id="445" w:author="Davis, Nigel" w:date="2025-10-14T13:41:00Z" w16du:dateUtc="2025-10-14T12:41:00Z">
        <w:r w:rsidR="00F833B4">
          <w:t>achieved other</w:t>
        </w:r>
      </w:ins>
      <w:r w:rsidR="00F271EA">
        <w:t xml:space="preserve"> than the following considerations:</w:t>
      </w:r>
    </w:p>
    <w:p w14:paraId="187441AF" w14:textId="7881F3B7" w:rsidR="0026780F" w:rsidRDefault="0026780F" w:rsidP="0026780F">
      <w:pPr>
        <w:pStyle w:val="ListParagraph"/>
        <w:numPr>
          <w:ilvl w:val="0"/>
          <w:numId w:val="40"/>
        </w:numPr>
      </w:pPr>
      <w:r>
        <w:t xml:space="preserve">The test case is repeated for each of the available streams </w:t>
      </w:r>
    </w:p>
    <w:p w14:paraId="0C2EE6EE" w14:textId="77777777" w:rsidR="002D7E26" w:rsidRDefault="002D7E26" w:rsidP="002D7E26">
      <w:pPr>
        <w:pStyle w:val="ListParagraph"/>
        <w:numPr>
          <w:ilvl w:val="3"/>
          <w:numId w:val="41"/>
        </w:numPr>
        <w:ind w:left="2520"/>
      </w:pPr>
      <w:r>
        <w:t>Alarms (P1)</w:t>
      </w:r>
    </w:p>
    <w:p w14:paraId="7E5DDFA5" w14:textId="77777777" w:rsidR="002D7E26" w:rsidRDefault="002D7E26" w:rsidP="002D7E26">
      <w:pPr>
        <w:pStyle w:val="ListParagraph"/>
        <w:ind w:left="2880"/>
      </w:pPr>
      <w:r>
        <w:t>note that there may be no RESTCONF comparison hence the alarms must be validated against those known to be in the network)</w:t>
      </w:r>
    </w:p>
    <w:p w14:paraId="7259BD11" w14:textId="77777777" w:rsidR="002D7E26" w:rsidRDefault="002D7E26" w:rsidP="002D7E26">
      <w:pPr>
        <w:pStyle w:val="ListParagraph"/>
        <w:numPr>
          <w:ilvl w:val="3"/>
          <w:numId w:val="41"/>
        </w:numPr>
        <w:ind w:left="2520"/>
      </w:pPr>
      <w:r>
        <w:t>Topology (P3) As there is only one topology</w:t>
      </w:r>
    </w:p>
    <w:p w14:paraId="77B72664" w14:textId="77777777" w:rsidR="002D7E26" w:rsidRDefault="002D7E26" w:rsidP="002D7E26">
      <w:pPr>
        <w:pStyle w:val="ListParagraph"/>
        <w:numPr>
          <w:ilvl w:val="3"/>
          <w:numId w:val="41"/>
        </w:numPr>
        <w:ind w:left="2520"/>
      </w:pPr>
      <w:r>
        <w:t>Node (P2)</w:t>
      </w:r>
    </w:p>
    <w:p w14:paraId="4848B5DA" w14:textId="77777777" w:rsidR="002D7E26" w:rsidRDefault="002D7E26" w:rsidP="002D7E26">
      <w:pPr>
        <w:pStyle w:val="ListParagraph"/>
        <w:numPr>
          <w:ilvl w:val="3"/>
          <w:numId w:val="41"/>
        </w:numPr>
        <w:ind w:left="2520"/>
      </w:pPr>
      <w:r>
        <w:lastRenderedPageBreak/>
        <w:t>NEP (P2)</w:t>
      </w:r>
    </w:p>
    <w:p w14:paraId="287538D9" w14:textId="77777777" w:rsidR="002D7E26" w:rsidRDefault="002D7E26" w:rsidP="002D7E26">
      <w:pPr>
        <w:pStyle w:val="ListParagraph"/>
        <w:numPr>
          <w:ilvl w:val="3"/>
          <w:numId w:val="41"/>
        </w:numPr>
        <w:ind w:left="2520"/>
      </w:pPr>
      <w:r>
        <w:t>Link (P2)</w:t>
      </w:r>
    </w:p>
    <w:p w14:paraId="3412AFB4" w14:textId="77777777" w:rsidR="002D7E26" w:rsidRDefault="002D7E26" w:rsidP="002D7E26">
      <w:pPr>
        <w:pStyle w:val="ListParagraph"/>
        <w:numPr>
          <w:ilvl w:val="3"/>
          <w:numId w:val="41"/>
        </w:numPr>
        <w:ind w:left="2520"/>
      </w:pPr>
      <w:r>
        <w:t>CEP (P2)</w:t>
      </w:r>
    </w:p>
    <w:p w14:paraId="4BEB622F" w14:textId="77777777" w:rsidR="002D7E26" w:rsidRDefault="002D7E26" w:rsidP="002D7E26">
      <w:pPr>
        <w:pStyle w:val="ListParagraph"/>
        <w:numPr>
          <w:ilvl w:val="3"/>
          <w:numId w:val="41"/>
        </w:numPr>
        <w:ind w:left="2520"/>
      </w:pPr>
      <w:r>
        <w:t>Connection (P2)</w:t>
      </w:r>
    </w:p>
    <w:p w14:paraId="20227E17" w14:textId="77777777" w:rsidR="002D7E26" w:rsidRDefault="002D7E26" w:rsidP="002D7E26">
      <w:pPr>
        <w:pStyle w:val="ListParagraph"/>
        <w:numPr>
          <w:ilvl w:val="3"/>
          <w:numId w:val="41"/>
        </w:numPr>
        <w:ind w:left="2520"/>
      </w:pPr>
      <w:r>
        <w:t>physical route (P2)</w:t>
      </w:r>
    </w:p>
    <w:p w14:paraId="664C0A1A" w14:textId="77777777" w:rsidR="002D7E26" w:rsidRDefault="002D7E26" w:rsidP="002D7E26">
      <w:pPr>
        <w:pStyle w:val="ListParagraph"/>
        <w:numPr>
          <w:ilvl w:val="3"/>
          <w:numId w:val="41"/>
        </w:numPr>
        <w:ind w:left="2520"/>
      </w:pPr>
      <w:r>
        <w:t>SIP (P2)</w:t>
      </w:r>
    </w:p>
    <w:p w14:paraId="0E2C67CE" w14:textId="77777777" w:rsidR="002D7E26" w:rsidRDefault="002D7E26" w:rsidP="002D7E26">
      <w:pPr>
        <w:pStyle w:val="ListParagraph"/>
        <w:numPr>
          <w:ilvl w:val="3"/>
          <w:numId w:val="41"/>
        </w:numPr>
        <w:ind w:left="2520"/>
      </w:pPr>
      <w:r>
        <w:t>connectivity services (P2)</w:t>
      </w:r>
    </w:p>
    <w:p w14:paraId="589713F0" w14:textId="77777777" w:rsidR="002D7E26" w:rsidRDefault="002D7E26" w:rsidP="002D7E26">
      <w:pPr>
        <w:pStyle w:val="ListParagraph"/>
        <w:numPr>
          <w:ilvl w:val="3"/>
          <w:numId w:val="41"/>
        </w:numPr>
        <w:ind w:left="2520"/>
      </w:pPr>
      <w:r>
        <w:t>Path (P3)</w:t>
      </w:r>
    </w:p>
    <w:p w14:paraId="36E4D0AE" w14:textId="77777777" w:rsidR="002D7E26" w:rsidRDefault="002D7E26" w:rsidP="002D7E26">
      <w:pPr>
        <w:pStyle w:val="ListParagraph"/>
        <w:numPr>
          <w:ilvl w:val="3"/>
          <w:numId w:val="41"/>
        </w:numPr>
        <w:ind w:left="2520"/>
      </w:pPr>
      <w:r>
        <w:t>path set (P3)</w:t>
      </w:r>
    </w:p>
    <w:p w14:paraId="03266BAC" w14:textId="77777777" w:rsidR="002D7E26" w:rsidRDefault="002D7E26" w:rsidP="002D7E26">
      <w:pPr>
        <w:pStyle w:val="ListParagraph"/>
        <w:numPr>
          <w:ilvl w:val="3"/>
          <w:numId w:val="41"/>
        </w:numPr>
        <w:ind w:left="2520"/>
      </w:pPr>
      <w:r>
        <w:t>Device (P2)</w:t>
      </w:r>
    </w:p>
    <w:p w14:paraId="73FD4B65" w14:textId="77777777" w:rsidR="002D7E26" w:rsidRDefault="002D7E26" w:rsidP="002D7E26">
      <w:pPr>
        <w:pStyle w:val="ListParagraph"/>
        <w:numPr>
          <w:ilvl w:val="3"/>
          <w:numId w:val="41"/>
        </w:numPr>
        <w:ind w:left="2520"/>
      </w:pPr>
      <w:r>
        <w:t>Equipment (P2)</w:t>
      </w:r>
    </w:p>
    <w:p w14:paraId="57425E73" w14:textId="77777777" w:rsidR="002D7E26" w:rsidRDefault="002D7E26" w:rsidP="002D7E26">
      <w:pPr>
        <w:pStyle w:val="ListParagraph"/>
        <w:numPr>
          <w:ilvl w:val="3"/>
          <w:numId w:val="41"/>
        </w:numPr>
        <w:ind w:left="2520"/>
      </w:pPr>
      <w:r>
        <w:t>Equipment Holders (P2)</w:t>
      </w:r>
    </w:p>
    <w:p w14:paraId="282E3CD1" w14:textId="77777777" w:rsidR="002D7E26" w:rsidRDefault="002D7E26" w:rsidP="002D7E26">
      <w:pPr>
        <w:pStyle w:val="ListParagraph"/>
        <w:numPr>
          <w:ilvl w:val="3"/>
          <w:numId w:val="41"/>
        </w:numPr>
        <w:ind w:left="2520"/>
      </w:pPr>
      <w:r>
        <w:t>Access Ports (P2)</w:t>
      </w:r>
    </w:p>
    <w:p w14:paraId="10DFEC01" w14:textId="77777777" w:rsidR="002D7E26" w:rsidRDefault="002D7E26" w:rsidP="002D7E26">
      <w:pPr>
        <w:pStyle w:val="ListParagraph"/>
        <w:numPr>
          <w:ilvl w:val="3"/>
          <w:numId w:val="41"/>
        </w:numPr>
        <w:ind w:left="2520"/>
      </w:pPr>
      <w:r>
        <w:t>PMs (P3)</w:t>
      </w:r>
    </w:p>
    <w:p w14:paraId="796DA02D" w14:textId="77777777" w:rsidR="002D7E26" w:rsidRDefault="002D7E26" w:rsidP="002D7E26">
      <w:pPr>
        <w:pStyle w:val="ListParagraph"/>
        <w:ind w:left="2880"/>
      </w:pPr>
      <w:r>
        <w:t>with sufficient oam (with stated depth of coverage)</w:t>
      </w:r>
    </w:p>
    <w:p w14:paraId="7DA6D8ED" w14:textId="77777777" w:rsidR="002D7E26" w:rsidRDefault="002D7E26" w:rsidP="002D7E26">
      <w:pPr>
        <w:pStyle w:val="ListParagraph"/>
        <w:numPr>
          <w:ilvl w:val="3"/>
          <w:numId w:val="41"/>
        </w:numPr>
        <w:ind w:left="2520"/>
      </w:pPr>
      <w:r>
        <w:t>Oam (P3)</w:t>
      </w:r>
    </w:p>
    <w:p w14:paraId="40E0075C" w14:textId="04DD0299" w:rsidR="002D7E26" w:rsidRPr="001163DD" w:rsidRDefault="002D7E26" w:rsidP="002D7E26">
      <w:pPr>
        <w:pStyle w:val="ListParagraph"/>
        <w:numPr>
          <w:ilvl w:val="0"/>
          <w:numId w:val="40"/>
        </w:numPr>
      </w:pPr>
      <w:r>
        <w:t>(with stated depth of coverage)</w:t>
      </w:r>
    </w:p>
    <w:p w14:paraId="694D3019" w14:textId="4054BA55" w:rsidR="008C20A3" w:rsidRDefault="00000000" w:rsidP="00E1385F">
      <w:r>
        <w:pict w14:anchorId="66712245">
          <v:rect id="_x0000_i1054" style="width:0;height:1.5pt" o:hralign="center" o:hrstd="t" o:hr="t" fillcolor="#a0a0a0" stroked="f"/>
        </w:pict>
      </w:r>
    </w:p>
    <w:p w14:paraId="43C8DC70" w14:textId="6B169A15" w:rsidR="00CA0156" w:rsidRDefault="007D43BE">
      <w:r>
        <w:t>The test will “drain” the stream and then compare the results with those from</w:t>
      </w:r>
      <w:r w:rsidR="00CA0156">
        <w:t xml:space="preserve"> the corresponding</w:t>
      </w:r>
      <w:r>
        <w:t xml:space="preserve"> RESTCONF GET.</w:t>
      </w:r>
    </w:p>
    <w:p w14:paraId="1E5EA9EB" w14:textId="1E7F29D9" w:rsidR="00095454" w:rsidRPr="00E1385F" w:rsidRDefault="00095454" w:rsidP="00095454">
      <w:r w:rsidRPr="00E1385F">
        <w:rPr>
          <w:b/>
          <w:bCs/>
        </w:rPr>
        <w:t>Cross-Validation Note:</w:t>
      </w:r>
      <w:r w:rsidRPr="00E1385F">
        <w:br/>
        <w:t xml:space="preserve">The data received during initial alignment </w:t>
      </w:r>
      <w:r w:rsidRPr="00E1385F">
        <w:rPr>
          <w:b/>
          <w:bCs/>
        </w:rPr>
        <w:t>must be structurally and semantically equivalent</w:t>
      </w:r>
      <w:r w:rsidRPr="00E1385F">
        <w:t xml:space="preserve"> to the output of the corresponding RESTCONF GET operation defined in </w:t>
      </w:r>
      <w:r w:rsidRPr="00E1385F">
        <w:rPr>
          <w:b/>
          <w:bCs/>
        </w:rPr>
        <w:t>TR-547</w:t>
      </w:r>
      <w:r w:rsidRPr="00E1385F">
        <w:t xml:space="preserve"> (e.g., /tapi-</w:t>
      </w:r>
      <w:proofErr w:type="gramStart"/>
      <w:r w:rsidRPr="00E1385F">
        <w:t>topology:topology</w:t>
      </w:r>
      <w:proofErr w:type="gramEnd"/>
      <w:r w:rsidRPr="00E1385F">
        <w:t>, /tapi-</w:t>
      </w:r>
      <w:proofErr w:type="gramStart"/>
      <w:r w:rsidRPr="00E1385F">
        <w:t>connectivity:connection</w:t>
      </w:r>
      <w:proofErr w:type="gramEnd"/>
      <w:r w:rsidRPr="00E1385F">
        <w:t>, etc.).</w:t>
      </w:r>
    </w:p>
    <w:p w14:paraId="30A96773" w14:textId="77777777" w:rsidR="00095454" w:rsidRPr="00E1385F" w:rsidRDefault="00095454" w:rsidP="00095454">
      <w:r w:rsidRPr="00E1385F">
        <w:t xml:space="preserve">This ensures the client can treat streamed state as a valid, </w:t>
      </w:r>
      <w:r w:rsidRPr="00E1385F">
        <w:rPr>
          <w:b/>
          <w:bCs/>
        </w:rPr>
        <w:t>eventually consistent</w:t>
      </w:r>
      <w:r w:rsidRPr="00E1385F">
        <w:t xml:space="preserve"> substitute for traditional polling interfaces.</w:t>
      </w:r>
    </w:p>
    <w:p w14:paraId="6DF280C4" w14:textId="77777777" w:rsidR="00095454" w:rsidRPr="00E1385F" w:rsidRDefault="00095454" w:rsidP="00095454">
      <w:r w:rsidRPr="00E1385F">
        <w:rPr>
          <w:b/>
          <w:bCs/>
        </w:rPr>
        <w:lastRenderedPageBreak/>
        <w:t>Why Quiescence Is Required:</w:t>
      </w:r>
      <w:r w:rsidRPr="00E1385F">
        <w:br/>
      </w:r>
      <w:r>
        <w:t xml:space="preserve">RESTCONF GET and </w:t>
      </w:r>
      <w:r w:rsidRPr="00E1385F">
        <w:t xml:space="preserve">TAPI Streaming operate in different modes: </w:t>
      </w:r>
      <w:r>
        <w:t>RESTCONF is pull-based</w:t>
      </w:r>
      <w:r w:rsidRPr="00E1385F">
        <w:t xml:space="preserve"> (snapshot), </w:t>
      </w:r>
      <w:r>
        <w:t>TAPI streaming is</w:t>
      </w:r>
      <w:r w:rsidRPr="00E1385F">
        <w:t xml:space="preserve"> push-based (flow). To achieve </w:t>
      </w:r>
      <w:r>
        <w:t xml:space="preserve">observable </w:t>
      </w:r>
      <w:r w:rsidRPr="00E1385F">
        <w:rPr>
          <w:b/>
          <w:bCs/>
        </w:rPr>
        <w:t>eventual consistency</w:t>
      </w:r>
      <w:r w:rsidRPr="00E1385F">
        <w:t xml:space="preserve"> between them, the network must remain stable during the test. We detect this stability by waiting for a </w:t>
      </w:r>
      <w:r w:rsidRPr="00E1385F">
        <w:rPr>
          <w:b/>
          <w:bCs/>
        </w:rPr>
        <w:t>short quiescent period</w:t>
      </w:r>
      <w:r w:rsidRPr="00E1385F">
        <w:t xml:space="preserve"> (e.g., 1–2 seconds) after the last streamed message. This ensures:</w:t>
      </w:r>
    </w:p>
    <w:p w14:paraId="0B42BED1" w14:textId="77777777" w:rsidR="00095454" w:rsidRPr="00E1385F" w:rsidRDefault="00095454" w:rsidP="00095454">
      <w:pPr>
        <w:numPr>
          <w:ilvl w:val="0"/>
          <w:numId w:val="14"/>
        </w:numPr>
      </w:pPr>
      <w:r w:rsidRPr="00E1385F">
        <w:t>The alignment stream has fully drained.</w:t>
      </w:r>
    </w:p>
    <w:p w14:paraId="1A9F02B6" w14:textId="77777777" w:rsidR="00095454" w:rsidRPr="00E1385F" w:rsidRDefault="00095454" w:rsidP="00095454">
      <w:pPr>
        <w:numPr>
          <w:ilvl w:val="0"/>
          <w:numId w:val="14"/>
        </w:numPr>
      </w:pPr>
      <w:r w:rsidRPr="00E1385F">
        <w:t>No concurrent changes are occurring that would cause drift between the stream and the REST</w:t>
      </w:r>
      <w:r>
        <w:t>CONF</w:t>
      </w:r>
      <w:r w:rsidRPr="00E1385F">
        <w:t xml:space="preserve"> view.</w:t>
      </w:r>
    </w:p>
    <w:p w14:paraId="6137CF17" w14:textId="77777777" w:rsidR="00095454" w:rsidRPr="00E1385F" w:rsidRDefault="00095454" w:rsidP="00095454">
      <w:r w:rsidRPr="00E1385F">
        <w:rPr>
          <w:b/>
          <w:bCs/>
        </w:rPr>
        <w:t>Comparison Method:</w:t>
      </w:r>
    </w:p>
    <w:p w14:paraId="3510906E" w14:textId="77777777" w:rsidR="00095454" w:rsidRPr="00E1385F" w:rsidRDefault="00095454" w:rsidP="00095454">
      <w:pPr>
        <w:numPr>
          <w:ilvl w:val="0"/>
          <w:numId w:val="15"/>
        </w:numPr>
      </w:pPr>
      <w:r w:rsidRPr="00E1385F">
        <w:t>Fields, structure, and values should match exactly.</w:t>
      </w:r>
    </w:p>
    <w:p w14:paraId="57819517" w14:textId="77777777" w:rsidR="00095454" w:rsidRPr="00E1385F" w:rsidRDefault="00095454" w:rsidP="00095454">
      <w:pPr>
        <w:numPr>
          <w:ilvl w:val="0"/>
          <w:numId w:val="15"/>
        </w:numPr>
      </w:pPr>
      <w:r w:rsidRPr="00E1385F">
        <w:t>Field order is not significant (for JSON), but all fields must be present and correctly typed.</w:t>
      </w:r>
    </w:p>
    <w:p w14:paraId="593D32E7" w14:textId="68DF226D" w:rsidR="00095454" w:rsidRDefault="00095454" w:rsidP="00095454">
      <w:pPr>
        <w:numPr>
          <w:ilvl w:val="0"/>
          <w:numId w:val="15"/>
        </w:numPr>
      </w:pPr>
      <w:r w:rsidRPr="00E1385F">
        <w:t>Differences in encoding must be normalized for comparison.</w:t>
      </w:r>
    </w:p>
    <w:p w14:paraId="02DAD9AB" w14:textId="77777777" w:rsidR="00CA0156" w:rsidRDefault="00000000" w:rsidP="00CA0156">
      <w:r>
        <w:pict w14:anchorId="0BBD93C6">
          <v:rect id="_x0000_i1055" style="width:0;height:1.5pt" o:hralign="center" o:hrstd="t" o:hr="t" fillcolor="#a0a0a0" stroked="f"/>
        </w:pict>
      </w:r>
    </w:p>
    <w:p w14:paraId="20DD1438" w14:textId="77777777" w:rsidR="00CA0156" w:rsidRPr="00425E2E" w:rsidRDefault="00CA0156" w:rsidP="00CA0156">
      <w:pPr>
        <w:rPr>
          <w:b/>
          <w:bCs/>
          <w:color w:val="0070C0"/>
        </w:rPr>
      </w:pPr>
      <w:r w:rsidRPr="00425E2E">
        <w:rPr>
          <w:b/>
          <w:bCs/>
          <w:color w:val="0070C0"/>
        </w:rPr>
        <w:t>For the test environment coder</w:t>
      </w:r>
    </w:p>
    <w:p w14:paraId="5C5D6A6E" w14:textId="77777777" w:rsidR="00CA0156" w:rsidRDefault="00CA0156" w:rsidP="00CA0156">
      <w:pPr>
        <w:rPr>
          <w:color w:val="0070C0"/>
        </w:rPr>
      </w:pPr>
      <w:r>
        <w:rPr>
          <w:color w:val="0070C0"/>
        </w:rPr>
        <w:t xml:space="preserve">Stream </w:t>
      </w:r>
      <w:proofErr w:type="gramStart"/>
      <w:r>
        <w:rPr>
          <w:color w:val="0070C0"/>
        </w:rPr>
        <w:t>connect</w:t>
      </w:r>
      <w:proofErr w:type="gramEnd"/>
      <w:r>
        <w:rPr>
          <w:color w:val="0070C0"/>
        </w:rPr>
        <w:t xml:space="preserve"> structure is as follows:</w:t>
      </w:r>
    </w:p>
    <w:p w14:paraId="06C8F6C0" w14:textId="77777777" w:rsidR="00CA0156" w:rsidRDefault="00CA0156" w:rsidP="00CA0156">
      <w:pPr>
        <w:rPr>
          <w:color w:val="0070C0"/>
        </w:rPr>
      </w:pPr>
      <w:r w:rsidRPr="000F1DFA">
        <w:rPr>
          <w:color w:val="0070C0"/>
          <w:highlight w:val="yellow"/>
        </w:rPr>
        <w:t>TO BE ADDED</w:t>
      </w:r>
    </w:p>
    <w:p w14:paraId="66AECFBB" w14:textId="77777777" w:rsidR="00CA0156" w:rsidRDefault="00CA0156" w:rsidP="00CA0156">
      <w:pPr>
        <w:rPr>
          <w:color w:val="0070C0"/>
        </w:rPr>
      </w:pPr>
      <w:r>
        <w:rPr>
          <w:color w:val="0070C0"/>
        </w:rPr>
        <w:t>Stream record structure is as follows:</w:t>
      </w:r>
    </w:p>
    <w:p w14:paraId="5B642AAC" w14:textId="77777777" w:rsidR="00CA0156" w:rsidRDefault="00CA0156" w:rsidP="00CA0156">
      <w:pPr>
        <w:rPr>
          <w:color w:val="0070C0"/>
        </w:rPr>
      </w:pPr>
      <w:r w:rsidRPr="000F1DFA">
        <w:rPr>
          <w:color w:val="0070C0"/>
          <w:highlight w:val="yellow"/>
        </w:rPr>
        <w:t>TO BE ADDED</w:t>
      </w:r>
    </w:p>
    <w:p w14:paraId="2CC5FE59" w14:textId="77777777" w:rsidR="00CA0156" w:rsidRDefault="00CA0156" w:rsidP="00CA0156">
      <w:pPr>
        <w:rPr>
          <w:color w:val="0070C0"/>
        </w:rPr>
      </w:pPr>
      <w:r>
        <w:rPr>
          <w:color w:val="0070C0"/>
        </w:rPr>
        <w:t>For CHANGE_ONLY the record structure may only have a partial content as per the following example:</w:t>
      </w:r>
    </w:p>
    <w:p w14:paraId="42BB6B75" w14:textId="77777777" w:rsidR="00CA0156" w:rsidRPr="00425E2E" w:rsidRDefault="00CA0156" w:rsidP="00CA0156">
      <w:pPr>
        <w:rPr>
          <w:color w:val="0070C0"/>
        </w:rPr>
      </w:pPr>
      <w:r w:rsidRPr="000F1DFA">
        <w:rPr>
          <w:color w:val="0070C0"/>
          <w:highlight w:val="yellow"/>
        </w:rPr>
        <w:t>TO BE ADDED</w:t>
      </w:r>
    </w:p>
    <w:p w14:paraId="5368617F" w14:textId="007BF663" w:rsidR="00D74B70" w:rsidRDefault="00D74B70"/>
    <w:sectPr w:rsidR="00D74B70" w:rsidSect="001649AB">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amon Casellas" w:date="2025-09-17T12:52:00Z" w:initials="RC">
    <w:p w14:paraId="5906EDF0" w14:textId="77777777" w:rsidR="00A23ED4" w:rsidRDefault="00A23ED4" w:rsidP="00A23ED4">
      <w:pPr>
        <w:pStyle w:val="CommentText"/>
      </w:pPr>
      <w:r>
        <w:rPr>
          <w:rStyle w:val="CommentReference"/>
        </w:rPr>
        <w:annotationRef/>
      </w:r>
      <w:r>
        <w:t>I think the NBI and SBI concepts should be clarified. Since TAPI is NBI from the point of view of the controller, why are we mentioning SBI?</w:t>
      </w:r>
    </w:p>
  </w:comment>
  <w:comment w:id="6" w:author="Ramon Casellas" w:date="2025-09-17T12:58:00Z" w:initials="RC">
    <w:p w14:paraId="2213C354" w14:textId="77777777" w:rsidR="009A183C" w:rsidRDefault="009A183C" w:rsidP="009A183C">
      <w:pPr>
        <w:pStyle w:val="CommentText"/>
      </w:pPr>
      <w:r>
        <w:rPr>
          <w:rStyle w:val="CommentReference"/>
        </w:rPr>
        <w:annotationRef/>
      </w:r>
      <w:r>
        <w:t>Update: I see later TAPI provider (NBI) and client (SBI), could be moved here</w:t>
      </w:r>
    </w:p>
  </w:comment>
  <w:comment w:id="7" w:author="Davis, Nigel" w:date="2025-09-30T10:33:00Z" w:initials="ND">
    <w:p w14:paraId="0BC5E949" w14:textId="77777777" w:rsidR="00380626" w:rsidRDefault="00380626" w:rsidP="00380626">
      <w:pPr>
        <w:pStyle w:val="CommentText"/>
      </w:pPr>
      <w:r>
        <w:rPr>
          <w:rStyle w:val="CommentReference"/>
        </w:rPr>
        <w:annotationRef/>
      </w:r>
      <w:r>
        <w:t>Text added to clarify.</w:t>
      </w:r>
    </w:p>
  </w:comment>
  <w:comment w:id="13" w:author="Ramon Casellas" w:date="2025-09-17T12:57:00Z" w:initials="RC">
    <w:p w14:paraId="14AEB462" w14:textId="1FC3DDCD" w:rsidR="00A23ED4" w:rsidRDefault="00A23ED4" w:rsidP="00A23ED4">
      <w:pPr>
        <w:pStyle w:val="CommentText"/>
      </w:pPr>
      <w:r>
        <w:rPr>
          <w:rStyle w:val="CommentReference"/>
        </w:rPr>
        <w:annotationRef/>
      </w:r>
      <w:r>
        <w:t>It may be worth mentioning UC17f, retrieval of Active Conditions which may be supported by a given implementation. Even if it is not possible to retrieve all active conditions, it may be possible to retrieve an active condition by its uuid</w:t>
      </w:r>
    </w:p>
  </w:comment>
  <w:comment w:id="14" w:author="Davis, Nigel" w:date="2025-09-30T10:34:00Z" w:initials="ND">
    <w:p w14:paraId="0278126C" w14:textId="77777777" w:rsidR="00380626" w:rsidRDefault="00380626" w:rsidP="00380626">
      <w:pPr>
        <w:pStyle w:val="CommentText"/>
      </w:pPr>
      <w:r>
        <w:rPr>
          <w:rStyle w:val="CommentReference"/>
        </w:rPr>
        <w:annotationRef/>
      </w:r>
      <w:r>
        <w:t>I have added a note on UC17f. Perhaps we should add this to 2.1.3.</w:t>
      </w:r>
    </w:p>
  </w:comment>
  <w:comment w:id="18" w:author="Ramon Casellas" w:date="2025-09-19T09:22:00Z" w:initials="RC">
    <w:p w14:paraId="182CC00F" w14:textId="55DF1F68" w:rsidR="006A32E0" w:rsidRDefault="006A32E0" w:rsidP="006A32E0">
      <w:pPr>
        <w:pStyle w:val="CommentText"/>
      </w:pPr>
      <w:r>
        <w:rPr>
          <w:rStyle w:val="CommentReference"/>
        </w:rPr>
        <w:annotationRef/>
      </w:r>
      <w:r>
        <w:t>Refresh what latest stream is</w:t>
      </w:r>
    </w:p>
  </w:comment>
  <w:comment w:id="19" w:author="Davis, Nigel" w:date="2025-09-30T12:05:00Z" w:initials="ND">
    <w:p w14:paraId="360FA057" w14:textId="77777777" w:rsidR="004B049D" w:rsidRDefault="00573AF0" w:rsidP="004B049D">
      <w:pPr>
        <w:pStyle w:val="CommentText"/>
      </w:pPr>
      <w:r>
        <w:rPr>
          <w:rStyle w:val="CommentReference"/>
        </w:rPr>
        <w:annotationRef/>
      </w:r>
      <w:r w:rsidR="004B049D">
        <w:t>I have added some text… Let’s discuss.</w:t>
      </w:r>
    </w:p>
  </w:comment>
  <w:comment w:id="22" w:author="Ramon Casellas" w:date="2025-09-17T13:38:00Z" w:initials="RC">
    <w:p w14:paraId="361C9B2C" w14:textId="477A6F14" w:rsidR="00797B0E" w:rsidRDefault="00797B0E" w:rsidP="00797B0E">
      <w:pPr>
        <w:pStyle w:val="CommentText"/>
      </w:pPr>
      <w:r>
        <w:rPr>
          <w:rStyle w:val="CommentReference"/>
        </w:rPr>
        <w:annotationRef/>
      </w:r>
      <w:r>
        <w:t>I am unsure if it is TR-548 3.2</w:t>
      </w:r>
    </w:p>
  </w:comment>
  <w:comment w:id="23" w:author="Davis, Nigel" w:date="2025-09-30T12:07:00Z" w:initials="ND">
    <w:p w14:paraId="7A935DDD" w14:textId="77777777" w:rsidR="00573AF0" w:rsidRDefault="00573AF0" w:rsidP="00573AF0">
      <w:pPr>
        <w:pStyle w:val="CommentText"/>
      </w:pPr>
      <w:r>
        <w:rPr>
          <w:rStyle w:val="CommentReference"/>
        </w:rPr>
        <w:annotationRef/>
      </w:r>
      <w:r>
        <w:t>Apologies, I grabbed the unmodified figure from a working version and forgot to give the correct version.</w:t>
      </w:r>
    </w:p>
  </w:comment>
  <w:comment w:id="28" w:author="Ramon Casellas" w:date="2025-09-17T13:44:00Z" w:initials="RC">
    <w:p w14:paraId="454907A9" w14:textId="061AF8A3" w:rsidR="00272DC9" w:rsidRDefault="00272DC9" w:rsidP="00272DC9">
      <w:pPr>
        <w:pStyle w:val="CommentText"/>
      </w:pPr>
      <w:r>
        <w:rPr>
          <w:rStyle w:val="CommentReference"/>
        </w:rPr>
        <w:annotationRef/>
      </w:r>
      <w:r>
        <w:t>I am not sure we can enforce that the HTTP 101 “upgrade” is exactly like the one in 7.11.3. We can just say that it must be conforming to HTTP. For example, in MZ docs, it says “</w:t>
      </w:r>
      <w:r>
        <w:rPr>
          <w:color w:val="000000"/>
          <w:highlight w:val="white"/>
        </w:rPr>
        <w:t>response from the server should include the </w:t>
      </w:r>
      <w:r>
        <w:t>Sec-WebSocket-Accept “ which is not listed.</w:t>
      </w:r>
    </w:p>
  </w:comment>
  <w:comment w:id="29" w:author="Ramon Casellas" w:date="2025-09-17T13:45:00Z" w:initials="RC">
    <w:p w14:paraId="673F177C" w14:textId="77777777" w:rsidR="00272DC9" w:rsidRDefault="00272DC9" w:rsidP="00272DC9">
      <w:pPr>
        <w:pStyle w:val="CommentText"/>
      </w:pPr>
      <w:r>
        <w:rPr>
          <w:rStyle w:val="CommentReference"/>
        </w:rPr>
        <w:annotationRef/>
      </w:r>
      <w:r>
        <w:t>RFC6455</w:t>
      </w:r>
    </w:p>
  </w:comment>
  <w:comment w:id="30" w:author="Davis, Nigel" w:date="2025-09-30T12:07:00Z" w:initials="ND">
    <w:p w14:paraId="50B28B32" w14:textId="77777777" w:rsidR="00573AF0" w:rsidRDefault="00573AF0" w:rsidP="00573AF0">
      <w:pPr>
        <w:pStyle w:val="CommentText"/>
      </w:pPr>
      <w:r>
        <w:rPr>
          <w:rStyle w:val="CommentReference"/>
        </w:rPr>
        <w:annotationRef/>
      </w:r>
      <w:r>
        <w:t>Let’s discuss briefly.</w:t>
      </w:r>
    </w:p>
  </w:comment>
  <w:comment w:id="31" w:author="Davis, Nigel" w:date="2025-10-14T15:36:00Z" w:initials="ND">
    <w:p w14:paraId="603EF83C" w14:textId="77777777" w:rsidR="00554B34" w:rsidRDefault="00554B34" w:rsidP="00554B34">
      <w:pPr>
        <w:pStyle w:val="CommentText"/>
      </w:pPr>
      <w:r>
        <w:rPr>
          <w:rStyle w:val="CommentReference"/>
        </w:rPr>
        <w:annotationRef/>
      </w:r>
      <w:r>
        <w:t>Make looser</w:t>
      </w:r>
    </w:p>
  </w:comment>
  <w:comment w:id="78" w:author="Davis, Nigel" w:date="2025-06-06T11:26:00Z" w:initials="ND">
    <w:p w14:paraId="53731B26" w14:textId="798BC461" w:rsidR="00E41715" w:rsidRDefault="00E41715" w:rsidP="00E41715">
      <w:pPr>
        <w:pStyle w:val="CommentText"/>
      </w:pPr>
      <w:r>
        <w:rPr>
          <w:rStyle w:val="CommentReference"/>
        </w:rPr>
        <w:annotationRef/>
      </w:r>
      <w:r>
        <w:t>Slightly different for 2.1.3 v 2.5.</w:t>
      </w:r>
    </w:p>
  </w:comment>
  <w:comment w:id="81" w:author="Davis, Nigel" w:date="2025-06-06T11:25:00Z" w:initials="ND">
    <w:p w14:paraId="35A8BF3E" w14:textId="77777777" w:rsidR="000C5130" w:rsidRDefault="000C5130" w:rsidP="000C5130">
      <w:pPr>
        <w:pStyle w:val="CommentText"/>
      </w:pPr>
      <w:r>
        <w:rPr>
          <w:rStyle w:val="CommentReference"/>
        </w:rPr>
        <w:annotationRef/>
      </w:r>
      <w:r>
        <w:t xml:space="preserve"> not for 2.1.3. </w:t>
      </w:r>
    </w:p>
  </w:comment>
  <w:comment w:id="90" w:author="Ramon Casellas" w:date="2025-09-17T14:10:00Z" w:initials="RC">
    <w:p w14:paraId="76FEA1B1" w14:textId="77777777" w:rsidR="007B6493" w:rsidRDefault="007B6493" w:rsidP="007B6493">
      <w:pPr>
        <w:pStyle w:val="CommentText"/>
      </w:pPr>
      <w:r>
        <w:rPr>
          <w:rStyle w:val="CommentReference"/>
        </w:rPr>
        <w:annotationRef/>
      </w:r>
      <w:r>
        <w:t>We need to specify what the Alarm Stream is, referring to an alarm solution implemented as Sect 4 of TR-548. We should also mention that in TAPI 2.4 is detected-condition</w:t>
      </w:r>
    </w:p>
  </w:comment>
  <w:comment w:id="91" w:author="Davis, Nigel" w:date="2025-09-30T12:08:00Z" w:initials="ND">
    <w:p w14:paraId="2D031848" w14:textId="77777777" w:rsidR="004B049D" w:rsidRDefault="00573AF0" w:rsidP="004B049D">
      <w:pPr>
        <w:pStyle w:val="CommentText"/>
      </w:pPr>
      <w:r>
        <w:rPr>
          <w:rStyle w:val="CommentReference"/>
        </w:rPr>
        <w:annotationRef/>
      </w:r>
      <w:r w:rsidR="004B049D">
        <w:t>I have added the reference but have not mentioned the detected-condition as that is something that is defined sufficiently in TR-548.</w:t>
      </w:r>
    </w:p>
  </w:comment>
  <w:comment w:id="93" w:author="Davis, Nigel" w:date="2025-06-06T12:01:00Z" w:initials="ND">
    <w:p w14:paraId="05F62F67" w14:textId="7F879C58" w:rsidR="0077739F" w:rsidRDefault="0077739F" w:rsidP="007144EA">
      <w:pPr>
        <w:pStyle w:val="CommentText"/>
      </w:pPr>
      <w:r>
        <w:rPr>
          <w:rStyle w:val="CommentReference"/>
        </w:rPr>
        <w:annotationRef/>
      </w:r>
      <w:r>
        <w:t>There is a very precise test delay that should also be examined to validate the transition from change to whole entity reporting. We will need to craft this test carefully.</w:t>
      </w:r>
    </w:p>
  </w:comment>
  <w:comment w:id="94" w:author="Davis, Nigel" w:date="2025-06-06T12:02:00Z" w:initials="ND">
    <w:p w14:paraId="477B3B75" w14:textId="77777777" w:rsidR="0077739F" w:rsidRDefault="0077739F" w:rsidP="007144EA">
      <w:pPr>
        <w:pStyle w:val="CommentText"/>
      </w:pPr>
      <w:r>
        <w:rPr>
          <w:rStyle w:val="CommentReference"/>
        </w:rPr>
        <w:annotationRef/>
      </w:r>
      <w:r>
        <w:t>The client will need to be designed for change-only reception.</w:t>
      </w:r>
    </w:p>
  </w:comment>
  <w:comment w:id="392" w:author="Ramon Casellas" w:date="2025-09-17T14:24:00Z" w:initials="RC">
    <w:p w14:paraId="3C927D97" w14:textId="77777777" w:rsidR="00B06EBB" w:rsidRDefault="00B06EBB" w:rsidP="00B06EBB">
      <w:pPr>
        <w:pStyle w:val="CommentText"/>
      </w:pPr>
      <w:r>
        <w:rPr>
          <w:rStyle w:val="CommentReference"/>
        </w:rPr>
        <w:annotationRef/>
      </w:r>
      <w:r>
        <w:t>Not sure diff 3.2</w:t>
      </w:r>
    </w:p>
  </w:comment>
  <w:comment w:id="393" w:author="Davis, Nigel" w:date="2025-09-30T12:09:00Z" w:initials="ND">
    <w:p w14:paraId="1E0E1C4A" w14:textId="77777777" w:rsidR="00573AF0" w:rsidRDefault="00573AF0" w:rsidP="00573AF0">
      <w:pPr>
        <w:pStyle w:val="CommentText"/>
      </w:pPr>
      <w:r>
        <w:rPr>
          <w:rStyle w:val="CommentReference"/>
        </w:rPr>
        <w:annotationRef/>
      </w:r>
      <w:r>
        <w:t>Same as above</w:t>
      </w:r>
    </w:p>
  </w:comment>
  <w:comment w:id="404" w:author="Ramon Casellas" w:date="2025-09-17T14:27:00Z" w:initials="RC">
    <w:p w14:paraId="49BD8DA0" w14:textId="4396B50C" w:rsidR="00244B0C" w:rsidRDefault="00244B0C" w:rsidP="00244B0C">
      <w:pPr>
        <w:pStyle w:val="CommentText"/>
      </w:pPr>
      <w:r>
        <w:rPr>
          <w:rStyle w:val="CommentReference"/>
        </w:rPr>
        <w:annotationRef/>
      </w:r>
      <w:r>
        <w:t>Specific Auth endpoint</w:t>
      </w:r>
    </w:p>
  </w:comment>
  <w:comment w:id="405" w:author="Davis, Nigel" w:date="2025-09-30T12:09:00Z" w:initials="ND">
    <w:p w14:paraId="703F2C11" w14:textId="77777777" w:rsidR="00573AF0" w:rsidRDefault="00573AF0" w:rsidP="00573AF0">
      <w:pPr>
        <w:pStyle w:val="CommentText"/>
      </w:pPr>
      <w:r>
        <w:rPr>
          <w:rStyle w:val="CommentReference"/>
        </w:rPr>
        <w:annotationRef/>
      </w:r>
      <w:r>
        <w:t>Will adjust.</w:t>
      </w:r>
    </w:p>
  </w:comment>
  <w:comment w:id="410" w:author="Ramon Casellas" w:date="2025-09-17T14:34:00Z" w:initials="RC">
    <w:p w14:paraId="22E637E0" w14:textId="3C715A80" w:rsidR="00FA55C2" w:rsidRDefault="00FA55C2" w:rsidP="00FA55C2">
      <w:pPr>
        <w:pStyle w:val="CommentText"/>
      </w:pPr>
      <w:r>
        <w:rPr>
          <w:rStyle w:val="CommentReference"/>
        </w:rPr>
        <w:annotationRef/>
      </w:r>
      <w:r>
        <w:t>I have elaborated earlier in the document. If TAPI  RIA does not support retrieval of lists, the stream context should be retrieved with a fields query parameters limtied to supported-stream-types and availbale-streams with a (uuid). The client shall then iterate the list of uuids and get list entries accordingly.</w:t>
      </w:r>
    </w:p>
  </w:comment>
  <w:comment w:id="411" w:author="Davis, Nigel" w:date="2025-09-30T12:10:00Z" w:initials="ND">
    <w:p w14:paraId="446DC859" w14:textId="77777777" w:rsidR="00573AF0" w:rsidRDefault="00573AF0" w:rsidP="00573AF0">
      <w:pPr>
        <w:pStyle w:val="CommentText"/>
      </w:pPr>
      <w:r>
        <w:rPr>
          <w:rStyle w:val="CommentReference"/>
        </w:rPr>
        <w:annotationRef/>
      </w:r>
      <w:r>
        <w:t>The current spec says get all… I take your point, but one at a time seems unnecessary considering the small volume</w:t>
      </w:r>
    </w:p>
  </w:comment>
  <w:comment w:id="415" w:author="Ramon Casellas" w:date="2025-09-17T14:35:00Z" w:initials="RC">
    <w:p w14:paraId="16AECED5" w14:textId="5CC5C839" w:rsidR="00034A67" w:rsidRDefault="00034A67" w:rsidP="00034A67">
      <w:pPr>
        <w:pStyle w:val="CommentText"/>
      </w:pPr>
      <w:r>
        <w:rPr>
          <w:rStyle w:val="CommentReference"/>
        </w:rPr>
        <w:annotationRef/>
      </w:r>
      <w:r>
        <w:t>To be pedantic, parse each retrieved list entry and identify relevant parameters of each stream instance. Of specific relevance is the Alarm stream.</w:t>
      </w:r>
    </w:p>
  </w:comment>
  <w:comment w:id="416" w:author="Davis, Nigel" w:date="2025-09-30T12:15:00Z" w:initials="ND">
    <w:p w14:paraId="033E1DA0" w14:textId="77777777" w:rsidR="00573AF0" w:rsidRDefault="00573AF0" w:rsidP="00573AF0">
      <w:pPr>
        <w:pStyle w:val="CommentText"/>
      </w:pPr>
      <w:r>
        <w:rPr>
          <w:rStyle w:val="CommentReference"/>
        </w:rPr>
        <w:annotationRef/>
      </w:r>
      <w:r>
        <w:t>Changed</w:t>
      </w:r>
    </w:p>
  </w:comment>
  <w:comment w:id="439" w:author="Ramon Casellas" w:date="2025-09-17T14:50:00Z" w:initials="RC">
    <w:p w14:paraId="6F1490D1" w14:textId="4B1E8608" w:rsidR="003943F0" w:rsidRDefault="003943F0" w:rsidP="003943F0">
      <w:pPr>
        <w:pStyle w:val="CommentText"/>
      </w:pPr>
      <w:r>
        <w:rPr>
          <w:rStyle w:val="CommentReference"/>
        </w:rPr>
        <w:annotationRef/>
      </w:r>
      <w:r>
        <w:t>What is the Pong in gNMI?</w:t>
      </w:r>
    </w:p>
  </w:comment>
  <w:comment w:id="440" w:author="Davis, Nigel" w:date="2025-09-30T12:16:00Z" w:initials="ND">
    <w:p w14:paraId="1263AC78" w14:textId="77777777" w:rsidR="00573AF0" w:rsidRDefault="00573AF0" w:rsidP="00573AF0">
      <w:pPr>
        <w:pStyle w:val="CommentText"/>
      </w:pPr>
      <w:r>
        <w:rPr>
          <w:rStyle w:val="CommentReference"/>
        </w:rPr>
        <w:annotationRef/>
      </w:r>
      <w:r>
        <w:t>No pong in GNMI… will need to clarify.</w:t>
      </w:r>
    </w:p>
  </w:comment>
  <w:comment w:id="441" w:author="Ramon Casellas" w:date="2025-09-17T14:52:00Z" w:initials="RC">
    <w:p w14:paraId="1DA9D663" w14:textId="2E1D7DA5" w:rsidR="00B86B6E" w:rsidRDefault="00B86B6E" w:rsidP="00B86B6E">
      <w:pPr>
        <w:pStyle w:val="CommentText"/>
      </w:pPr>
      <w:r>
        <w:rPr>
          <w:rStyle w:val="CommentReference"/>
        </w:rPr>
        <w:annotationRef/>
      </w:r>
      <w:r>
        <w:t>It is difficult to see the difference with previous test. Are we just “expanding” to address other object types? How is the provider mapping object types to streams? We should provide some guidelines. The “stream-type-content” is a leaf-list, and a lot of flexibility is possible</w:t>
      </w:r>
    </w:p>
  </w:comment>
  <w:comment w:id="442" w:author="Davis, Nigel" w:date="2025-09-30T12:16:00Z" w:initials="ND">
    <w:p w14:paraId="5EF63C43" w14:textId="77777777" w:rsidR="00573AF0" w:rsidRDefault="00573AF0" w:rsidP="00573AF0">
      <w:pPr>
        <w:pStyle w:val="CommentText"/>
      </w:pPr>
      <w:r>
        <w:rPr>
          <w:rStyle w:val="CommentReference"/>
        </w:rPr>
        <w:annotationRef/>
      </w:r>
      <w:r>
        <w:t>Discuss.</w:t>
      </w:r>
    </w:p>
  </w:comment>
  <w:comment w:id="443" w:author="Davis, Nigel" w:date="2025-10-14T13:40:00Z" w:initials="ND">
    <w:p w14:paraId="18B8008B" w14:textId="77777777" w:rsidR="00F833B4" w:rsidRDefault="00F833B4" w:rsidP="00F833B4">
      <w:pPr>
        <w:pStyle w:val="CommentText"/>
      </w:pPr>
      <w:r>
        <w:rPr>
          <w:rStyle w:val="CommentReference"/>
        </w:rPr>
        <w:annotationRef/>
      </w:r>
      <w:r>
        <w:t xml:space="preserve">The previous test was supposed to explicitly check the stream record structure and flow. This test assumes that the structure is correct and that it is solely the content being inspected.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6EDF0" w15:done="0"/>
  <w15:commentEx w15:paraId="2213C354" w15:paraIdParent="5906EDF0" w15:done="0"/>
  <w15:commentEx w15:paraId="0BC5E949" w15:paraIdParent="5906EDF0" w15:done="0"/>
  <w15:commentEx w15:paraId="14AEB462" w15:done="0"/>
  <w15:commentEx w15:paraId="0278126C" w15:paraIdParent="14AEB462" w15:done="0"/>
  <w15:commentEx w15:paraId="182CC00F" w15:done="0"/>
  <w15:commentEx w15:paraId="360FA057" w15:paraIdParent="182CC00F" w15:done="0"/>
  <w15:commentEx w15:paraId="361C9B2C" w15:done="0"/>
  <w15:commentEx w15:paraId="7A935DDD" w15:paraIdParent="361C9B2C" w15:done="0"/>
  <w15:commentEx w15:paraId="454907A9" w15:done="0"/>
  <w15:commentEx w15:paraId="673F177C" w15:paraIdParent="454907A9" w15:done="0"/>
  <w15:commentEx w15:paraId="50B28B32" w15:paraIdParent="454907A9" w15:done="0"/>
  <w15:commentEx w15:paraId="603EF83C" w15:paraIdParent="454907A9" w15:done="0"/>
  <w15:commentEx w15:paraId="53731B26" w15:done="0"/>
  <w15:commentEx w15:paraId="35A8BF3E" w15:done="0"/>
  <w15:commentEx w15:paraId="76FEA1B1" w15:done="0"/>
  <w15:commentEx w15:paraId="2D031848" w15:paraIdParent="76FEA1B1" w15:done="0"/>
  <w15:commentEx w15:paraId="05F62F67" w15:done="0"/>
  <w15:commentEx w15:paraId="477B3B75" w15:paraIdParent="05F62F67" w15:done="0"/>
  <w15:commentEx w15:paraId="3C927D97" w15:done="0"/>
  <w15:commentEx w15:paraId="1E0E1C4A" w15:paraIdParent="3C927D97" w15:done="0"/>
  <w15:commentEx w15:paraId="49BD8DA0" w15:done="0"/>
  <w15:commentEx w15:paraId="703F2C11" w15:paraIdParent="49BD8DA0" w15:done="0"/>
  <w15:commentEx w15:paraId="22E637E0" w15:done="0"/>
  <w15:commentEx w15:paraId="446DC859" w15:paraIdParent="22E637E0" w15:done="0"/>
  <w15:commentEx w15:paraId="16AECED5" w15:done="0"/>
  <w15:commentEx w15:paraId="033E1DA0" w15:paraIdParent="16AECED5" w15:done="0"/>
  <w15:commentEx w15:paraId="6F1490D1" w15:done="0"/>
  <w15:commentEx w15:paraId="1263AC78" w15:paraIdParent="6F1490D1" w15:done="0"/>
  <w15:commentEx w15:paraId="1DA9D663" w15:done="0"/>
  <w15:commentEx w15:paraId="5EF63C43" w15:paraIdParent="1DA9D663" w15:done="0"/>
  <w15:commentEx w15:paraId="18B8008B" w15:paraIdParent="1DA9D6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6932A" w16cex:dateUtc="2025-09-17T10:52:00Z"/>
  <w16cex:commentExtensible w16cex:durableId="7B4424B1" w16cex:dateUtc="2025-09-17T10:58:00Z"/>
  <w16cex:commentExtensible w16cex:durableId="1C4D2AD3" w16cex:dateUtc="2025-09-30T09:33:00Z"/>
  <w16cex:commentExtensible w16cex:durableId="01C35E79" w16cex:dateUtc="2025-09-17T10:57:00Z"/>
  <w16cex:commentExtensible w16cex:durableId="5E0D1A51" w16cex:dateUtc="2025-09-30T09:34:00Z"/>
  <w16cex:commentExtensible w16cex:durableId="4F5CBA58" w16cex:dateUtc="2025-09-19T07:22:00Z"/>
  <w16cex:commentExtensible w16cex:durableId="2532E117" w16cex:dateUtc="2025-09-30T11:05:00Z"/>
  <w16cex:commentExtensible w16cex:durableId="3960062D" w16cex:dateUtc="2025-09-17T11:38:00Z"/>
  <w16cex:commentExtensible w16cex:durableId="33ADE604" w16cex:dateUtc="2025-09-30T11:07:00Z"/>
  <w16cex:commentExtensible w16cex:durableId="3B33297C" w16cex:dateUtc="2025-09-17T11:44:00Z"/>
  <w16cex:commentExtensible w16cex:durableId="5573F508" w16cex:dateUtc="2025-09-17T11:45:00Z"/>
  <w16cex:commentExtensible w16cex:durableId="6B641EA9" w16cex:dateUtc="2025-09-30T11:07:00Z"/>
  <w16cex:commentExtensible w16cex:durableId="2A52626D" w16cex:dateUtc="2025-10-14T14:36:00Z"/>
  <w16cex:commentExtensible w16cex:durableId="5E4A75A2" w16cex:dateUtc="2025-06-06T10:26:00Z"/>
  <w16cex:commentExtensible w16cex:durableId="70E2AABF" w16cex:dateUtc="2025-06-06T10:25:00Z"/>
  <w16cex:commentExtensible w16cex:durableId="49063260" w16cex:dateUtc="2025-09-17T12:10:00Z"/>
  <w16cex:commentExtensible w16cex:durableId="10EE6D26" w16cex:dateUtc="2025-09-30T11:08:00Z"/>
  <w16cex:commentExtensible w16cex:durableId="0C6BE914" w16cex:dateUtc="2025-06-06T11:01:00Z"/>
  <w16cex:commentExtensible w16cex:durableId="678B28D8" w16cex:dateUtc="2025-06-06T11:02:00Z"/>
  <w16cex:commentExtensible w16cex:durableId="6DBFFA23" w16cex:dateUtc="2025-09-17T12:24:00Z"/>
  <w16cex:commentExtensible w16cex:durableId="363C35BC" w16cex:dateUtc="2025-09-30T11:09:00Z"/>
  <w16cex:commentExtensible w16cex:durableId="5BB4692C" w16cex:dateUtc="2025-09-17T12:27:00Z"/>
  <w16cex:commentExtensible w16cex:durableId="53D29AA9" w16cex:dateUtc="2025-09-30T11:09:00Z"/>
  <w16cex:commentExtensible w16cex:durableId="351B54EE" w16cex:dateUtc="2025-09-17T12:34:00Z"/>
  <w16cex:commentExtensible w16cex:durableId="50B83E26" w16cex:dateUtc="2025-09-30T11:10:00Z"/>
  <w16cex:commentExtensible w16cex:durableId="5FED442C" w16cex:dateUtc="2025-09-17T12:35:00Z"/>
  <w16cex:commentExtensible w16cex:durableId="04D1CB4C" w16cex:dateUtc="2025-09-30T11:15:00Z"/>
  <w16cex:commentExtensible w16cex:durableId="4D661F9A" w16cex:dateUtc="2025-09-17T12:50:00Z"/>
  <w16cex:commentExtensible w16cex:durableId="21B28B01" w16cex:dateUtc="2025-09-30T11:16:00Z"/>
  <w16cex:commentExtensible w16cex:durableId="59D146D1" w16cex:dateUtc="2025-09-17T12:52:00Z"/>
  <w16cex:commentExtensible w16cex:durableId="4C26824E" w16cex:dateUtc="2025-09-30T11:16:00Z"/>
  <w16cex:commentExtensible w16cex:durableId="17DDEFB9" w16cex:dateUtc="2025-10-14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6EDF0" w16cid:durableId="5A56932A"/>
  <w16cid:commentId w16cid:paraId="2213C354" w16cid:durableId="7B4424B1"/>
  <w16cid:commentId w16cid:paraId="0BC5E949" w16cid:durableId="1C4D2AD3"/>
  <w16cid:commentId w16cid:paraId="14AEB462" w16cid:durableId="01C35E79"/>
  <w16cid:commentId w16cid:paraId="0278126C" w16cid:durableId="5E0D1A51"/>
  <w16cid:commentId w16cid:paraId="182CC00F" w16cid:durableId="4F5CBA58"/>
  <w16cid:commentId w16cid:paraId="360FA057" w16cid:durableId="2532E117"/>
  <w16cid:commentId w16cid:paraId="361C9B2C" w16cid:durableId="3960062D"/>
  <w16cid:commentId w16cid:paraId="7A935DDD" w16cid:durableId="33ADE604"/>
  <w16cid:commentId w16cid:paraId="454907A9" w16cid:durableId="3B33297C"/>
  <w16cid:commentId w16cid:paraId="673F177C" w16cid:durableId="5573F508"/>
  <w16cid:commentId w16cid:paraId="50B28B32" w16cid:durableId="6B641EA9"/>
  <w16cid:commentId w16cid:paraId="603EF83C" w16cid:durableId="2A52626D"/>
  <w16cid:commentId w16cid:paraId="53731B26" w16cid:durableId="5E4A75A2"/>
  <w16cid:commentId w16cid:paraId="35A8BF3E" w16cid:durableId="70E2AABF"/>
  <w16cid:commentId w16cid:paraId="76FEA1B1" w16cid:durableId="49063260"/>
  <w16cid:commentId w16cid:paraId="2D031848" w16cid:durableId="10EE6D26"/>
  <w16cid:commentId w16cid:paraId="05F62F67" w16cid:durableId="0C6BE914"/>
  <w16cid:commentId w16cid:paraId="477B3B75" w16cid:durableId="678B28D8"/>
  <w16cid:commentId w16cid:paraId="3C927D97" w16cid:durableId="6DBFFA23"/>
  <w16cid:commentId w16cid:paraId="1E0E1C4A" w16cid:durableId="363C35BC"/>
  <w16cid:commentId w16cid:paraId="49BD8DA0" w16cid:durableId="5BB4692C"/>
  <w16cid:commentId w16cid:paraId="703F2C11" w16cid:durableId="53D29AA9"/>
  <w16cid:commentId w16cid:paraId="22E637E0" w16cid:durableId="351B54EE"/>
  <w16cid:commentId w16cid:paraId="446DC859" w16cid:durableId="50B83E26"/>
  <w16cid:commentId w16cid:paraId="16AECED5" w16cid:durableId="5FED442C"/>
  <w16cid:commentId w16cid:paraId="033E1DA0" w16cid:durableId="04D1CB4C"/>
  <w16cid:commentId w16cid:paraId="6F1490D1" w16cid:durableId="4D661F9A"/>
  <w16cid:commentId w16cid:paraId="1263AC78" w16cid:durableId="21B28B01"/>
  <w16cid:commentId w16cid:paraId="1DA9D663" w16cid:durableId="59D146D1"/>
  <w16cid:commentId w16cid:paraId="5EF63C43" w16cid:durableId="4C26824E"/>
  <w16cid:commentId w16cid:paraId="18B8008B" w16cid:durableId="17DDEF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1" style="width:0;height:1.5pt" o:hralign="center" o:bullet="t" o:hrstd="t" o:hr="t" fillcolor="#a0a0a0" stroked="f"/>
    </w:pict>
  </w:numPicBullet>
  <w:numPicBullet w:numPicBulletId="1">
    <w:pict>
      <v:rect id="_x0000_i1102" style="width:0;height:1.5pt" o:hralign="center" o:bullet="t" o:hrstd="t" o:hr="t" fillcolor="#a0a0a0" stroked="f"/>
    </w:pict>
  </w:numPicBullet>
  <w:abstractNum w:abstractNumId="0" w15:restartNumberingAfterBreak="0">
    <w:nsid w:val="017C250F"/>
    <w:multiLevelType w:val="multilevel"/>
    <w:tmpl w:val="DE6EA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85A45"/>
    <w:multiLevelType w:val="multilevel"/>
    <w:tmpl w:val="E7DA31B4"/>
    <w:lvl w:ilvl="0">
      <w:start w:val="1"/>
      <w:numFmt w:val="bullet"/>
      <w:lvlText w:val=""/>
      <w:lvlJc w:val="left"/>
      <w:pPr>
        <w:ind w:left="765" w:hanging="765"/>
      </w:pPr>
      <w:rPr>
        <w:rFonts w:ascii="Symbol" w:hAnsi="Symbol" w:hint="default"/>
      </w:rPr>
    </w:lvl>
    <w:lvl w:ilvl="1">
      <w:start w:val="9"/>
      <w:numFmt w:val="decimal"/>
      <w:lvlText w:val="%1.%2"/>
      <w:lvlJc w:val="left"/>
      <w:pPr>
        <w:ind w:left="765" w:hanging="765"/>
      </w:pPr>
      <w:rPr>
        <w:rFonts w:hint="default"/>
        <w:sz w:val="20"/>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bullet"/>
      <w:lvlText w:val=""/>
      <w:lvlJc w:val="left"/>
      <w:pPr>
        <w:ind w:left="360" w:hanging="360"/>
      </w:pPr>
      <w:rPr>
        <w:rFonts w:ascii="Symbol" w:hAnsi="Symbol" w:hint="default"/>
      </w:rPr>
    </w:lvl>
    <w:lvl w:ilvl="8">
      <w:start w:val="1"/>
      <w:numFmt w:val="bullet"/>
      <w:lvlText w:val=""/>
      <w:lvlJc w:val="left"/>
      <w:pPr>
        <w:ind w:left="360" w:hanging="360"/>
      </w:pPr>
      <w:rPr>
        <w:rFonts w:ascii="Symbol" w:hAnsi="Symbol" w:hint="default"/>
      </w:rPr>
    </w:lvl>
  </w:abstractNum>
  <w:abstractNum w:abstractNumId="2" w15:restartNumberingAfterBreak="0">
    <w:nsid w:val="0A1039D0"/>
    <w:multiLevelType w:val="multilevel"/>
    <w:tmpl w:val="5FB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EA3"/>
    <w:multiLevelType w:val="multilevel"/>
    <w:tmpl w:val="46163214"/>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sz w:val="20"/>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bullet"/>
      <w:lvlText w:val=""/>
      <w:lvlJc w:val="left"/>
      <w:pPr>
        <w:ind w:left="360" w:hanging="360"/>
      </w:pPr>
      <w:rPr>
        <w:rFonts w:ascii="Symbol" w:hAnsi="Symbol" w:hint="default"/>
      </w:rPr>
    </w:lvl>
    <w:lvl w:ilvl="8">
      <w:start w:val="1"/>
      <w:numFmt w:val="bullet"/>
      <w:lvlText w:val=""/>
      <w:lvlJc w:val="left"/>
      <w:pPr>
        <w:ind w:left="360" w:hanging="360"/>
      </w:pPr>
      <w:rPr>
        <w:rFonts w:ascii="Symbol" w:hAnsi="Symbol" w:hint="default"/>
      </w:rPr>
    </w:lvl>
  </w:abstractNum>
  <w:abstractNum w:abstractNumId="4" w15:restartNumberingAfterBreak="0">
    <w:nsid w:val="0F381137"/>
    <w:multiLevelType w:val="multilevel"/>
    <w:tmpl w:val="2DC4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45B33"/>
    <w:multiLevelType w:val="multilevel"/>
    <w:tmpl w:val="05F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25E5A"/>
    <w:multiLevelType w:val="hybridMultilevel"/>
    <w:tmpl w:val="DFD2F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1568E1"/>
    <w:multiLevelType w:val="multilevel"/>
    <w:tmpl w:val="9A88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F06B6"/>
    <w:multiLevelType w:val="multilevel"/>
    <w:tmpl w:val="31B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D5B8A"/>
    <w:multiLevelType w:val="multilevel"/>
    <w:tmpl w:val="060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92715"/>
    <w:multiLevelType w:val="hybridMultilevel"/>
    <w:tmpl w:val="0CB6F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6B5265"/>
    <w:multiLevelType w:val="multilevel"/>
    <w:tmpl w:val="53C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B3212"/>
    <w:multiLevelType w:val="multilevel"/>
    <w:tmpl w:val="105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21985"/>
    <w:multiLevelType w:val="multilevel"/>
    <w:tmpl w:val="2AFA0548"/>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942801"/>
    <w:multiLevelType w:val="multilevel"/>
    <w:tmpl w:val="CD6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042E3"/>
    <w:multiLevelType w:val="multilevel"/>
    <w:tmpl w:val="9D484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503A3"/>
    <w:multiLevelType w:val="multilevel"/>
    <w:tmpl w:val="5FD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3514A"/>
    <w:multiLevelType w:val="multilevel"/>
    <w:tmpl w:val="A3B8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F02D8"/>
    <w:multiLevelType w:val="multilevel"/>
    <w:tmpl w:val="8D6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B133D"/>
    <w:multiLevelType w:val="multilevel"/>
    <w:tmpl w:val="910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F594D"/>
    <w:multiLevelType w:val="multilevel"/>
    <w:tmpl w:val="36BC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76F9E"/>
    <w:multiLevelType w:val="multilevel"/>
    <w:tmpl w:val="8046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3913B5"/>
    <w:multiLevelType w:val="multilevel"/>
    <w:tmpl w:val="618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85D72"/>
    <w:multiLevelType w:val="multilevel"/>
    <w:tmpl w:val="5FC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D4EFF"/>
    <w:multiLevelType w:val="multilevel"/>
    <w:tmpl w:val="7F86AA00"/>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5D2D06"/>
    <w:multiLevelType w:val="multilevel"/>
    <w:tmpl w:val="07A6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5E79AA"/>
    <w:multiLevelType w:val="multilevel"/>
    <w:tmpl w:val="8E2A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202E4"/>
    <w:multiLevelType w:val="multilevel"/>
    <w:tmpl w:val="310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3783F"/>
    <w:multiLevelType w:val="multilevel"/>
    <w:tmpl w:val="9FA4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45D4F"/>
    <w:multiLevelType w:val="multilevel"/>
    <w:tmpl w:val="D56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F0D3F"/>
    <w:multiLevelType w:val="multilevel"/>
    <w:tmpl w:val="DA64A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36162"/>
    <w:multiLevelType w:val="multilevel"/>
    <w:tmpl w:val="669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05E09"/>
    <w:multiLevelType w:val="multilevel"/>
    <w:tmpl w:val="B86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64ECF"/>
    <w:multiLevelType w:val="multilevel"/>
    <w:tmpl w:val="639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218E8"/>
    <w:multiLevelType w:val="multilevel"/>
    <w:tmpl w:val="843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74F75"/>
    <w:multiLevelType w:val="multilevel"/>
    <w:tmpl w:val="01C0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5F36FA"/>
    <w:multiLevelType w:val="multilevel"/>
    <w:tmpl w:val="86D04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E15B8"/>
    <w:multiLevelType w:val="multilevel"/>
    <w:tmpl w:val="E2A4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01649"/>
    <w:multiLevelType w:val="multilevel"/>
    <w:tmpl w:val="6A8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66047"/>
    <w:multiLevelType w:val="multilevel"/>
    <w:tmpl w:val="A0FC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F609B"/>
    <w:multiLevelType w:val="multilevel"/>
    <w:tmpl w:val="B44E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086156">
    <w:abstractNumId w:val="6"/>
  </w:num>
  <w:num w:numId="2" w16cid:durableId="545915267">
    <w:abstractNumId w:val="9"/>
  </w:num>
  <w:num w:numId="3" w16cid:durableId="1310213958">
    <w:abstractNumId w:val="18"/>
  </w:num>
  <w:num w:numId="4" w16cid:durableId="347610529">
    <w:abstractNumId w:val="14"/>
  </w:num>
  <w:num w:numId="5" w16cid:durableId="930429062">
    <w:abstractNumId w:val="37"/>
  </w:num>
  <w:num w:numId="6" w16cid:durableId="994527906">
    <w:abstractNumId w:val="22"/>
  </w:num>
  <w:num w:numId="7" w16cid:durableId="1224170662">
    <w:abstractNumId w:val="40"/>
  </w:num>
  <w:num w:numId="8" w16cid:durableId="2098166026">
    <w:abstractNumId w:val="23"/>
  </w:num>
  <w:num w:numId="9" w16cid:durableId="1571036964">
    <w:abstractNumId w:val="28"/>
  </w:num>
  <w:num w:numId="10" w16cid:durableId="1780372637">
    <w:abstractNumId w:val="33"/>
  </w:num>
  <w:num w:numId="11" w16cid:durableId="308168073">
    <w:abstractNumId w:val="30"/>
  </w:num>
  <w:num w:numId="12" w16cid:durableId="605384686">
    <w:abstractNumId w:val="16"/>
  </w:num>
  <w:num w:numId="13" w16cid:durableId="405303803">
    <w:abstractNumId w:val="25"/>
  </w:num>
  <w:num w:numId="14" w16cid:durableId="148403723">
    <w:abstractNumId w:val="12"/>
  </w:num>
  <w:num w:numId="15" w16cid:durableId="1037924417">
    <w:abstractNumId w:val="29"/>
  </w:num>
  <w:num w:numId="16" w16cid:durableId="1351250996">
    <w:abstractNumId w:val="11"/>
  </w:num>
  <w:num w:numId="17" w16cid:durableId="553278430">
    <w:abstractNumId w:val="20"/>
  </w:num>
  <w:num w:numId="18" w16cid:durableId="246114290">
    <w:abstractNumId w:val="31"/>
  </w:num>
  <w:num w:numId="19" w16cid:durableId="1522279791">
    <w:abstractNumId w:val="34"/>
  </w:num>
  <w:num w:numId="20" w16cid:durableId="1656570858">
    <w:abstractNumId w:val="26"/>
  </w:num>
  <w:num w:numId="21" w16cid:durableId="346833541">
    <w:abstractNumId w:val="38"/>
  </w:num>
  <w:num w:numId="22" w16cid:durableId="941645623">
    <w:abstractNumId w:val="7"/>
  </w:num>
  <w:num w:numId="23" w16cid:durableId="203367837">
    <w:abstractNumId w:val="2"/>
  </w:num>
  <w:num w:numId="24" w16cid:durableId="1870486269">
    <w:abstractNumId w:val="17"/>
  </w:num>
  <w:num w:numId="25" w16cid:durableId="1163932968">
    <w:abstractNumId w:val="39"/>
  </w:num>
  <w:num w:numId="26" w16cid:durableId="1998656018">
    <w:abstractNumId w:val="4"/>
  </w:num>
  <w:num w:numId="27" w16cid:durableId="1500929565">
    <w:abstractNumId w:val="35"/>
  </w:num>
  <w:num w:numId="28" w16cid:durableId="748622028">
    <w:abstractNumId w:val="19"/>
  </w:num>
  <w:num w:numId="29" w16cid:durableId="1795638236">
    <w:abstractNumId w:val="8"/>
  </w:num>
  <w:num w:numId="30" w16cid:durableId="1334914153">
    <w:abstractNumId w:val="15"/>
  </w:num>
  <w:num w:numId="31" w16cid:durableId="393352869">
    <w:abstractNumId w:val="36"/>
  </w:num>
  <w:num w:numId="32" w16cid:durableId="1015884640">
    <w:abstractNumId w:val="27"/>
  </w:num>
  <w:num w:numId="33" w16cid:durableId="261227222">
    <w:abstractNumId w:val="21"/>
  </w:num>
  <w:num w:numId="34" w16cid:durableId="1894777748">
    <w:abstractNumId w:val="32"/>
  </w:num>
  <w:num w:numId="35" w16cid:durableId="1586109153">
    <w:abstractNumId w:val="0"/>
  </w:num>
  <w:num w:numId="36" w16cid:durableId="1342120983">
    <w:abstractNumId w:val="5"/>
  </w:num>
  <w:num w:numId="37" w16cid:durableId="866793524">
    <w:abstractNumId w:val="24"/>
  </w:num>
  <w:num w:numId="38" w16cid:durableId="286396972">
    <w:abstractNumId w:val="3"/>
  </w:num>
  <w:num w:numId="39" w16cid:durableId="265357625">
    <w:abstractNumId w:val="1"/>
  </w:num>
  <w:num w:numId="40" w16cid:durableId="1127697310">
    <w:abstractNumId w:val="10"/>
  </w:num>
  <w:num w:numId="41" w16cid:durableId="233780141">
    <w:abstractNumId w:val="13"/>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s, Nigel">
    <w15:presenceInfo w15:providerId="AD" w15:userId="S::ndavis@ciena.com::c29b3813-a1f4-40e2-a213-c1c0b0befa0c"/>
  </w15:person>
  <w15:person w15:author="Ramon Casellas">
    <w15:presenceInfo w15:providerId="AD" w15:userId="S::rcasellas@cttc.es::954d9269-ee26-4b1a-9973-277763ba49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AB"/>
    <w:rsid w:val="00004DF8"/>
    <w:rsid w:val="00011E5C"/>
    <w:rsid w:val="00016647"/>
    <w:rsid w:val="00016AD2"/>
    <w:rsid w:val="00027A72"/>
    <w:rsid w:val="00034A67"/>
    <w:rsid w:val="00051523"/>
    <w:rsid w:val="000563C1"/>
    <w:rsid w:val="0007053B"/>
    <w:rsid w:val="00070C16"/>
    <w:rsid w:val="00087CFC"/>
    <w:rsid w:val="00095454"/>
    <w:rsid w:val="000A6846"/>
    <w:rsid w:val="000B4418"/>
    <w:rsid w:val="000B5FE7"/>
    <w:rsid w:val="000C2F18"/>
    <w:rsid w:val="000C5130"/>
    <w:rsid w:val="000D0586"/>
    <w:rsid w:val="000D1290"/>
    <w:rsid w:val="000E1414"/>
    <w:rsid w:val="000F1DFA"/>
    <w:rsid w:val="00101C67"/>
    <w:rsid w:val="0010623B"/>
    <w:rsid w:val="00110D1D"/>
    <w:rsid w:val="00111FC5"/>
    <w:rsid w:val="001122FC"/>
    <w:rsid w:val="00114589"/>
    <w:rsid w:val="001163DD"/>
    <w:rsid w:val="001251F7"/>
    <w:rsid w:val="001563B5"/>
    <w:rsid w:val="001649AB"/>
    <w:rsid w:val="0016704C"/>
    <w:rsid w:val="0019735E"/>
    <w:rsid w:val="001B64B5"/>
    <w:rsid w:val="001C4702"/>
    <w:rsid w:val="001C59DD"/>
    <w:rsid w:val="001C784A"/>
    <w:rsid w:val="001E7F6C"/>
    <w:rsid w:val="00205018"/>
    <w:rsid w:val="0020789F"/>
    <w:rsid w:val="00232A03"/>
    <w:rsid w:val="00235120"/>
    <w:rsid w:val="00244B0C"/>
    <w:rsid w:val="00246A23"/>
    <w:rsid w:val="0026780F"/>
    <w:rsid w:val="00272818"/>
    <w:rsid w:val="00272DC9"/>
    <w:rsid w:val="00273EA8"/>
    <w:rsid w:val="00280BE2"/>
    <w:rsid w:val="00285B9C"/>
    <w:rsid w:val="00292B92"/>
    <w:rsid w:val="002937F2"/>
    <w:rsid w:val="002A32FF"/>
    <w:rsid w:val="002A563A"/>
    <w:rsid w:val="002A77A4"/>
    <w:rsid w:val="002B6FEF"/>
    <w:rsid w:val="002B7E5F"/>
    <w:rsid w:val="002D7E26"/>
    <w:rsid w:val="002E3F09"/>
    <w:rsid w:val="002F4E8B"/>
    <w:rsid w:val="002F5713"/>
    <w:rsid w:val="00306A28"/>
    <w:rsid w:val="003119F5"/>
    <w:rsid w:val="003336AE"/>
    <w:rsid w:val="00344FB5"/>
    <w:rsid w:val="00350471"/>
    <w:rsid w:val="00352415"/>
    <w:rsid w:val="003547BD"/>
    <w:rsid w:val="00355652"/>
    <w:rsid w:val="00355A3A"/>
    <w:rsid w:val="00377DFA"/>
    <w:rsid w:val="00380626"/>
    <w:rsid w:val="00383469"/>
    <w:rsid w:val="00390EE6"/>
    <w:rsid w:val="00394064"/>
    <w:rsid w:val="003943F0"/>
    <w:rsid w:val="00396E7C"/>
    <w:rsid w:val="003A2179"/>
    <w:rsid w:val="003A4DA9"/>
    <w:rsid w:val="003A587C"/>
    <w:rsid w:val="003B5759"/>
    <w:rsid w:val="003D05D7"/>
    <w:rsid w:val="003E0889"/>
    <w:rsid w:val="003E542F"/>
    <w:rsid w:val="003E54D4"/>
    <w:rsid w:val="003E6835"/>
    <w:rsid w:val="003F5A4D"/>
    <w:rsid w:val="003F60E5"/>
    <w:rsid w:val="00404795"/>
    <w:rsid w:val="00413ECB"/>
    <w:rsid w:val="0041744A"/>
    <w:rsid w:val="00423C75"/>
    <w:rsid w:val="00425E2E"/>
    <w:rsid w:val="00427B1B"/>
    <w:rsid w:val="004301D5"/>
    <w:rsid w:val="00432D24"/>
    <w:rsid w:val="004331D9"/>
    <w:rsid w:val="00434781"/>
    <w:rsid w:val="00437CE5"/>
    <w:rsid w:val="00452B08"/>
    <w:rsid w:val="0046060A"/>
    <w:rsid w:val="00464EB5"/>
    <w:rsid w:val="004836E5"/>
    <w:rsid w:val="00491814"/>
    <w:rsid w:val="00492969"/>
    <w:rsid w:val="00494183"/>
    <w:rsid w:val="004B049D"/>
    <w:rsid w:val="004C2D42"/>
    <w:rsid w:val="004D489D"/>
    <w:rsid w:val="005050F6"/>
    <w:rsid w:val="0050597F"/>
    <w:rsid w:val="00506733"/>
    <w:rsid w:val="005141C6"/>
    <w:rsid w:val="00520EC3"/>
    <w:rsid w:val="00547814"/>
    <w:rsid w:val="005532A1"/>
    <w:rsid w:val="00554B34"/>
    <w:rsid w:val="00565D2C"/>
    <w:rsid w:val="0056683B"/>
    <w:rsid w:val="005721BC"/>
    <w:rsid w:val="00573AF0"/>
    <w:rsid w:val="0057572B"/>
    <w:rsid w:val="005774D4"/>
    <w:rsid w:val="0058332F"/>
    <w:rsid w:val="00587D12"/>
    <w:rsid w:val="005A2FCC"/>
    <w:rsid w:val="005B3B2E"/>
    <w:rsid w:val="005E16CD"/>
    <w:rsid w:val="005E4D1F"/>
    <w:rsid w:val="005F1C62"/>
    <w:rsid w:val="005F74F6"/>
    <w:rsid w:val="00602A00"/>
    <w:rsid w:val="006058F9"/>
    <w:rsid w:val="006178EB"/>
    <w:rsid w:val="00620CE2"/>
    <w:rsid w:val="00626030"/>
    <w:rsid w:val="00626CEB"/>
    <w:rsid w:val="006364AC"/>
    <w:rsid w:val="006417D8"/>
    <w:rsid w:val="00644258"/>
    <w:rsid w:val="00650737"/>
    <w:rsid w:val="0067451C"/>
    <w:rsid w:val="0067587B"/>
    <w:rsid w:val="0068197D"/>
    <w:rsid w:val="00683F3D"/>
    <w:rsid w:val="00686600"/>
    <w:rsid w:val="006911E5"/>
    <w:rsid w:val="006A32E0"/>
    <w:rsid w:val="006A7821"/>
    <w:rsid w:val="006B3B40"/>
    <w:rsid w:val="006B589A"/>
    <w:rsid w:val="006D0516"/>
    <w:rsid w:val="006D1607"/>
    <w:rsid w:val="006E60D6"/>
    <w:rsid w:val="006E653B"/>
    <w:rsid w:val="007107BA"/>
    <w:rsid w:val="007144EA"/>
    <w:rsid w:val="00726721"/>
    <w:rsid w:val="00730D8D"/>
    <w:rsid w:val="00735B54"/>
    <w:rsid w:val="00742CF9"/>
    <w:rsid w:val="0076616C"/>
    <w:rsid w:val="007677D0"/>
    <w:rsid w:val="00772A61"/>
    <w:rsid w:val="00772EDB"/>
    <w:rsid w:val="0077739F"/>
    <w:rsid w:val="007834E4"/>
    <w:rsid w:val="00783F74"/>
    <w:rsid w:val="00792F73"/>
    <w:rsid w:val="00797B0E"/>
    <w:rsid w:val="007A77CF"/>
    <w:rsid w:val="007B40DD"/>
    <w:rsid w:val="007B6493"/>
    <w:rsid w:val="007C0CE5"/>
    <w:rsid w:val="007C2FDA"/>
    <w:rsid w:val="007D1C0F"/>
    <w:rsid w:val="007D43BE"/>
    <w:rsid w:val="007E4B11"/>
    <w:rsid w:val="007F3311"/>
    <w:rsid w:val="007F6D23"/>
    <w:rsid w:val="0081100C"/>
    <w:rsid w:val="00814461"/>
    <w:rsid w:val="00821744"/>
    <w:rsid w:val="00822922"/>
    <w:rsid w:val="00825BA8"/>
    <w:rsid w:val="00833515"/>
    <w:rsid w:val="00840069"/>
    <w:rsid w:val="00841EB3"/>
    <w:rsid w:val="00842075"/>
    <w:rsid w:val="00846974"/>
    <w:rsid w:val="00847BCA"/>
    <w:rsid w:val="0085331E"/>
    <w:rsid w:val="00862E39"/>
    <w:rsid w:val="00866BFA"/>
    <w:rsid w:val="008A35E4"/>
    <w:rsid w:val="008A5599"/>
    <w:rsid w:val="008A56EB"/>
    <w:rsid w:val="008A6CA6"/>
    <w:rsid w:val="008A6F3D"/>
    <w:rsid w:val="008B2BE1"/>
    <w:rsid w:val="008B44C5"/>
    <w:rsid w:val="008C20A3"/>
    <w:rsid w:val="008C45D4"/>
    <w:rsid w:val="008E4483"/>
    <w:rsid w:val="008E7896"/>
    <w:rsid w:val="008F629A"/>
    <w:rsid w:val="0091077C"/>
    <w:rsid w:val="00910D35"/>
    <w:rsid w:val="00911B9C"/>
    <w:rsid w:val="009202AE"/>
    <w:rsid w:val="00925D7C"/>
    <w:rsid w:val="009307CD"/>
    <w:rsid w:val="00942D82"/>
    <w:rsid w:val="00944FF7"/>
    <w:rsid w:val="00950687"/>
    <w:rsid w:val="00955AD8"/>
    <w:rsid w:val="00955B6F"/>
    <w:rsid w:val="009634CB"/>
    <w:rsid w:val="0096589C"/>
    <w:rsid w:val="00965A11"/>
    <w:rsid w:val="00970FD0"/>
    <w:rsid w:val="0097432B"/>
    <w:rsid w:val="00980E4B"/>
    <w:rsid w:val="00984408"/>
    <w:rsid w:val="0099089B"/>
    <w:rsid w:val="0099280C"/>
    <w:rsid w:val="009A0ABD"/>
    <w:rsid w:val="009A183C"/>
    <w:rsid w:val="009B053F"/>
    <w:rsid w:val="009B0C81"/>
    <w:rsid w:val="009C03F4"/>
    <w:rsid w:val="009D7B0E"/>
    <w:rsid w:val="009F4F65"/>
    <w:rsid w:val="009F518D"/>
    <w:rsid w:val="009F6378"/>
    <w:rsid w:val="00A05B22"/>
    <w:rsid w:val="00A065AC"/>
    <w:rsid w:val="00A14751"/>
    <w:rsid w:val="00A21FA2"/>
    <w:rsid w:val="00A23ED4"/>
    <w:rsid w:val="00A240D1"/>
    <w:rsid w:val="00A2597E"/>
    <w:rsid w:val="00A31126"/>
    <w:rsid w:val="00A43C96"/>
    <w:rsid w:val="00A46039"/>
    <w:rsid w:val="00A51DD1"/>
    <w:rsid w:val="00A61106"/>
    <w:rsid w:val="00A6228B"/>
    <w:rsid w:val="00A62796"/>
    <w:rsid w:val="00A75D17"/>
    <w:rsid w:val="00A76C2C"/>
    <w:rsid w:val="00A7768F"/>
    <w:rsid w:val="00A838DD"/>
    <w:rsid w:val="00A90F4F"/>
    <w:rsid w:val="00A94D6D"/>
    <w:rsid w:val="00AA17DC"/>
    <w:rsid w:val="00AA491B"/>
    <w:rsid w:val="00AC06A0"/>
    <w:rsid w:val="00AC75F7"/>
    <w:rsid w:val="00AC7F80"/>
    <w:rsid w:val="00AD0912"/>
    <w:rsid w:val="00AD39BC"/>
    <w:rsid w:val="00AF2020"/>
    <w:rsid w:val="00B02914"/>
    <w:rsid w:val="00B06EBB"/>
    <w:rsid w:val="00B126F9"/>
    <w:rsid w:val="00B16EB1"/>
    <w:rsid w:val="00B176D7"/>
    <w:rsid w:val="00B21A4F"/>
    <w:rsid w:val="00B27C3B"/>
    <w:rsid w:val="00B35295"/>
    <w:rsid w:val="00B40209"/>
    <w:rsid w:val="00B51A18"/>
    <w:rsid w:val="00B52F76"/>
    <w:rsid w:val="00B63D4B"/>
    <w:rsid w:val="00B7328B"/>
    <w:rsid w:val="00B83B5E"/>
    <w:rsid w:val="00B84112"/>
    <w:rsid w:val="00B86B6E"/>
    <w:rsid w:val="00B9372E"/>
    <w:rsid w:val="00BA7023"/>
    <w:rsid w:val="00BB0A02"/>
    <w:rsid w:val="00BB43FF"/>
    <w:rsid w:val="00BB6F9A"/>
    <w:rsid w:val="00BC24CA"/>
    <w:rsid w:val="00BE6872"/>
    <w:rsid w:val="00C0421C"/>
    <w:rsid w:val="00C06FFF"/>
    <w:rsid w:val="00C141E8"/>
    <w:rsid w:val="00C2112E"/>
    <w:rsid w:val="00C23389"/>
    <w:rsid w:val="00C325A6"/>
    <w:rsid w:val="00C35B09"/>
    <w:rsid w:val="00C42B9A"/>
    <w:rsid w:val="00C4368F"/>
    <w:rsid w:val="00C43892"/>
    <w:rsid w:val="00C53502"/>
    <w:rsid w:val="00C66FD2"/>
    <w:rsid w:val="00C72A0F"/>
    <w:rsid w:val="00C76957"/>
    <w:rsid w:val="00C8028C"/>
    <w:rsid w:val="00C843AB"/>
    <w:rsid w:val="00C90FB2"/>
    <w:rsid w:val="00C91454"/>
    <w:rsid w:val="00C92134"/>
    <w:rsid w:val="00C963EA"/>
    <w:rsid w:val="00C96C31"/>
    <w:rsid w:val="00C97DD6"/>
    <w:rsid w:val="00CA0156"/>
    <w:rsid w:val="00CA51CE"/>
    <w:rsid w:val="00CB5E75"/>
    <w:rsid w:val="00CD3837"/>
    <w:rsid w:val="00CF0100"/>
    <w:rsid w:val="00CF3B79"/>
    <w:rsid w:val="00D00A03"/>
    <w:rsid w:val="00D07AB3"/>
    <w:rsid w:val="00D10F13"/>
    <w:rsid w:val="00D24878"/>
    <w:rsid w:val="00D26A2D"/>
    <w:rsid w:val="00D54A99"/>
    <w:rsid w:val="00D554D3"/>
    <w:rsid w:val="00D5721C"/>
    <w:rsid w:val="00D62227"/>
    <w:rsid w:val="00D64E9E"/>
    <w:rsid w:val="00D71515"/>
    <w:rsid w:val="00D737FC"/>
    <w:rsid w:val="00D74B70"/>
    <w:rsid w:val="00D85B91"/>
    <w:rsid w:val="00D863EF"/>
    <w:rsid w:val="00DA1835"/>
    <w:rsid w:val="00DA325D"/>
    <w:rsid w:val="00DB09E4"/>
    <w:rsid w:val="00DB17C7"/>
    <w:rsid w:val="00DB38CD"/>
    <w:rsid w:val="00DD56B7"/>
    <w:rsid w:val="00DE2FD3"/>
    <w:rsid w:val="00DE5A3D"/>
    <w:rsid w:val="00DF0CA0"/>
    <w:rsid w:val="00DF6162"/>
    <w:rsid w:val="00E0421E"/>
    <w:rsid w:val="00E1385F"/>
    <w:rsid w:val="00E15A32"/>
    <w:rsid w:val="00E170D0"/>
    <w:rsid w:val="00E23322"/>
    <w:rsid w:val="00E26326"/>
    <w:rsid w:val="00E3047C"/>
    <w:rsid w:val="00E3536C"/>
    <w:rsid w:val="00E4006A"/>
    <w:rsid w:val="00E41715"/>
    <w:rsid w:val="00E5151C"/>
    <w:rsid w:val="00E62B6A"/>
    <w:rsid w:val="00E65C8D"/>
    <w:rsid w:val="00E71B7E"/>
    <w:rsid w:val="00E80845"/>
    <w:rsid w:val="00E86A06"/>
    <w:rsid w:val="00E95221"/>
    <w:rsid w:val="00EB195A"/>
    <w:rsid w:val="00EB1990"/>
    <w:rsid w:val="00EC18D3"/>
    <w:rsid w:val="00ED38EC"/>
    <w:rsid w:val="00ED7A56"/>
    <w:rsid w:val="00EE24E8"/>
    <w:rsid w:val="00F01B37"/>
    <w:rsid w:val="00F03D7E"/>
    <w:rsid w:val="00F066CD"/>
    <w:rsid w:val="00F113A8"/>
    <w:rsid w:val="00F2151C"/>
    <w:rsid w:val="00F226DF"/>
    <w:rsid w:val="00F271EA"/>
    <w:rsid w:val="00F30358"/>
    <w:rsid w:val="00F3230B"/>
    <w:rsid w:val="00F3716E"/>
    <w:rsid w:val="00F37863"/>
    <w:rsid w:val="00F52555"/>
    <w:rsid w:val="00F553BF"/>
    <w:rsid w:val="00F56BD3"/>
    <w:rsid w:val="00F73C23"/>
    <w:rsid w:val="00F75771"/>
    <w:rsid w:val="00F833B4"/>
    <w:rsid w:val="00F96326"/>
    <w:rsid w:val="00FA0BE2"/>
    <w:rsid w:val="00FA55C2"/>
    <w:rsid w:val="00FA60FC"/>
    <w:rsid w:val="00FB20EA"/>
    <w:rsid w:val="00FB34DB"/>
    <w:rsid w:val="00FD0109"/>
    <w:rsid w:val="00FD0DB7"/>
    <w:rsid w:val="00FE1D72"/>
    <w:rsid w:val="00FE3450"/>
    <w:rsid w:val="00FE44F9"/>
    <w:rsid w:val="00FF4310"/>
    <w:rsid w:val="00FF6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42BD"/>
  <w15:chartTrackingRefBased/>
  <w15:docId w15:val="{91391977-196A-4281-9D2D-0A43CA97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DB7"/>
  </w:style>
  <w:style w:type="paragraph" w:styleId="Heading1">
    <w:name w:val="heading 1"/>
    <w:basedOn w:val="Normal"/>
    <w:next w:val="Normal"/>
    <w:link w:val="Heading1Char"/>
    <w:uiPriority w:val="9"/>
    <w:qFormat/>
    <w:rsid w:val="00164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6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9AB"/>
    <w:rPr>
      <w:rFonts w:eastAsiaTheme="majorEastAsia" w:cstheme="majorBidi"/>
      <w:color w:val="272727" w:themeColor="text1" w:themeTint="D8"/>
    </w:rPr>
  </w:style>
  <w:style w:type="paragraph" w:styleId="Title">
    <w:name w:val="Title"/>
    <w:basedOn w:val="Normal"/>
    <w:next w:val="Normal"/>
    <w:link w:val="TitleChar"/>
    <w:uiPriority w:val="10"/>
    <w:qFormat/>
    <w:rsid w:val="0016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9AB"/>
    <w:pPr>
      <w:spacing w:before="160"/>
      <w:jc w:val="center"/>
    </w:pPr>
    <w:rPr>
      <w:i/>
      <w:iCs/>
      <w:color w:val="404040" w:themeColor="text1" w:themeTint="BF"/>
    </w:rPr>
  </w:style>
  <w:style w:type="character" w:customStyle="1" w:styleId="QuoteChar">
    <w:name w:val="Quote Char"/>
    <w:basedOn w:val="DefaultParagraphFont"/>
    <w:link w:val="Quote"/>
    <w:uiPriority w:val="29"/>
    <w:rsid w:val="001649AB"/>
    <w:rPr>
      <w:i/>
      <w:iCs/>
      <w:color w:val="404040" w:themeColor="text1" w:themeTint="BF"/>
    </w:rPr>
  </w:style>
  <w:style w:type="paragraph" w:styleId="ListParagraph">
    <w:name w:val="List Paragraph"/>
    <w:basedOn w:val="Normal"/>
    <w:uiPriority w:val="34"/>
    <w:qFormat/>
    <w:rsid w:val="001649AB"/>
    <w:pPr>
      <w:ind w:left="720"/>
      <w:contextualSpacing/>
    </w:pPr>
  </w:style>
  <w:style w:type="character" w:styleId="IntenseEmphasis">
    <w:name w:val="Intense Emphasis"/>
    <w:basedOn w:val="DefaultParagraphFont"/>
    <w:uiPriority w:val="21"/>
    <w:qFormat/>
    <w:rsid w:val="001649AB"/>
    <w:rPr>
      <w:i/>
      <w:iCs/>
      <w:color w:val="0F4761" w:themeColor="accent1" w:themeShade="BF"/>
    </w:rPr>
  </w:style>
  <w:style w:type="paragraph" w:styleId="IntenseQuote">
    <w:name w:val="Intense Quote"/>
    <w:basedOn w:val="Normal"/>
    <w:next w:val="Normal"/>
    <w:link w:val="IntenseQuoteChar"/>
    <w:uiPriority w:val="30"/>
    <w:qFormat/>
    <w:rsid w:val="0016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9AB"/>
    <w:rPr>
      <w:i/>
      <w:iCs/>
      <w:color w:val="0F4761" w:themeColor="accent1" w:themeShade="BF"/>
    </w:rPr>
  </w:style>
  <w:style w:type="character" w:styleId="IntenseReference">
    <w:name w:val="Intense Reference"/>
    <w:basedOn w:val="DefaultParagraphFont"/>
    <w:uiPriority w:val="32"/>
    <w:qFormat/>
    <w:rsid w:val="001649AB"/>
    <w:rPr>
      <w:b/>
      <w:bCs/>
      <w:smallCaps/>
      <w:color w:val="0F4761" w:themeColor="accent1" w:themeShade="BF"/>
      <w:spacing w:val="5"/>
    </w:rPr>
  </w:style>
  <w:style w:type="character" w:styleId="CommentReference">
    <w:name w:val="annotation reference"/>
    <w:basedOn w:val="DefaultParagraphFont"/>
    <w:uiPriority w:val="99"/>
    <w:semiHidden/>
    <w:unhideWhenUsed/>
    <w:rsid w:val="004331D9"/>
    <w:rPr>
      <w:sz w:val="16"/>
      <w:szCs w:val="16"/>
    </w:rPr>
  </w:style>
  <w:style w:type="paragraph" w:styleId="CommentText">
    <w:name w:val="annotation text"/>
    <w:basedOn w:val="Normal"/>
    <w:link w:val="CommentTextChar"/>
    <w:uiPriority w:val="99"/>
    <w:unhideWhenUsed/>
    <w:rsid w:val="004331D9"/>
    <w:pPr>
      <w:spacing w:line="240" w:lineRule="auto"/>
    </w:pPr>
    <w:rPr>
      <w:sz w:val="20"/>
      <w:szCs w:val="20"/>
    </w:rPr>
  </w:style>
  <w:style w:type="character" w:customStyle="1" w:styleId="CommentTextChar">
    <w:name w:val="Comment Text Char"/>
    <w:basedOn w:val="DefaultParagraphFont"/>
    <w:link w:val="CommentText"/>
    <w:uiPriority w:val="99"/>
    <w:rsid w:val="004331D9"/>
    <w:rPr>
      <w:sz w:val="20"/>
      <w:szCs w:val="20"/>
    </w:rPr>
  </w:style>
  <w:style w:type="paragraph" w:styleId="CommentSubject">
    <w:name w:val="annotation subject"/>
    <w:basedOn w:val="CommentText"/>
    <w:next w:val="CommentText"/>
    <w:link w:val="CommentSubjectChar"/>
    <w:uiPriority w:val="99"/>
    <w:semiHidden/>
    <w:unhideWhenUsed/>
    <w:rsid w:val="004331D9"/>
    <w:rPr>
      <w:b/>
      <w:bCs/>
    </w:rPr>
  </w:style>
  <w:style w:type="character" w:customStyle="1" w:styleId="CommentSubjectChar">
    <w:name w:val="Comment Subject Char"/>
    <w:basedOn w:val="CommentTextChar"/>
    <w:link w:val="CommentSubject"/>
    <w:uiPriority w:val="99"/>
    <w:semiHidden/>
    <w:rsid w:val="004331D9"/>
    <w:rPr>
      <w:b/>
      <w:bCs/>
      <w:sz w:val="20"/>
      <w:szCs w:val="20"/>
    </w:rPr>
  </w:style>
  <w:style w:type="paragraph" w:customStyle="1" w:styleId="msonormal0">
    <w:name w:val="msonormal"/>
    <w:basedOn w:val="Normal"/>
    <w:rsid w:val="00E138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138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E1385F"/>
  </w:style>
  <w:style w:type="character" w:customStyle="1" w:styleId="ms-1">
    <w:name w:val="ms-1"/>
    <w:basedOn w:val="DefaultParagraphFont"/>
    <w:rsid w:val="00E1385F"/>
  </w:style>
  <w:style w:type="character" w:styleId="Hyperlink">
    <w:name w:val="Hyperlink"/>
    <w:basedOn w:val="DefaultParagraphFont"/>
    <w:uiPriority w:val="99"/>
    <w:unhideWhenUsed/>
    <w:rsid w:val="00E1385F"/>
    <w:rPr>
      <w:color w:val="0000FF"/>
      <w:u w:val="single"/>
    </w:rPr>
  </w:style>
  <w:style w:type="character" w:styleId="FollowedHyperlink">
    <w:name w:val="FollowedHyperlink"/>
    <w:basedOn w:val="DefaultParagraphFont"/>
    <w:uiPriority w:val="99"/>
    <w:semiHidden/>
    <w:unhideWhenUsed/>
    <w:rsid w:val="00E1385F"/>
    <w:rPr>
      <w:color w:val="800080"/>
      <w:u w:val="single"/>
    </w:rPr>
  </w:style>
  <w:style w:type="character" w:customStyle="1" w:styleId="flex">
    <w:name w:val="flex"/>
    <w:basedOn w:val="DefaultParagraphFont"/>
    <w:rsid w:val="00E1385F"/>
  </w:style>
  <w:style w:type="character" w:customStyle="1" w:styleId="max-w-full">
    <w:name w:val="max-w-full"/>
    <w:basedOn w:val="DefaultParagraphFont"/>
    <w:rsid w:val="00E1385F"/>
  </w:style>
  <w:style w:type="character" w:customStyle="1" w:styleId="-me-1">
    <w:name w:val="-me-1"/>
    <w:basedOn w:val="DefaultParagraphFont"/>
    <w:rsid w:val="00E1385F"/>
  </w:style>
  <w:style w:type="character" w:styleId="Strong">
    <w:name w:val="Strong"/>
    <w:basedOn w:val="DefaultParagraphFont"/>
    <w:uiPriority w:val="22"/>
    <w:qFormat/>
    <w:rsid w:val="00E1385F"/>
    <w:rPr>
      <w:b/>
      <w:bCs/>
    </w:rPr>
  </w:style>
  <w:style w:type="character" w:styleId="Emphasis">
    <w:name w:val="Emphasis"/>
    <w:basedOn w:val="DefaultParagraphFont"/>
    <w:uiPriority w:val="20"/>
    <w:qFormat/>
    <w:rsid w:val="00E1385F"/>
    <w:rPr>
      <w:i/>
      <w:iCs/>
    </w:rPr>
  </w:style>
  <w:style w:type="character" w:styleId="HTMLCode">
    <w:name w:val="HTML Code"/>
    <w:basedOn w:val="DefaultParagraphFont"/>
    <w:uiPriority w:val="99"/>
    <w:semiHidden/>
    <w:unhideWhenUsed/>
    <w:rsid w:val="00E138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3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1385F"/>
    <w:rPr>
      <w:rFonts w:ascii="Courier New" w:eastAsia="Times New Roman" w:hAnsi="Courier New" w:cs="Courier New"/>
      <w:kern w:val="0"/>
      <w:sz w:val="20"/>
      <w:szCs w:val="20"/>
      <w:lang w:eastAsia="en-GB"/>
      <w14:ligatures w14:val="none"/>
    </w:rPr>
  </w:style>
  <w:style w:type="character" w:customStyle="1" w:styleId="hljs-punctuation">
    <w:name w:val="hljs-punctuation"/>
    <w:basedOn w:val="DefaultParagraphFont"/>
    <w:rsid w:val="00E1385F"/>
  </w:style>
  <w:style w:type="character" w:customStyle="1" w:styleId="hljs-attr">
    <w:name w:val="hljs-attr"/>
    <w:basedOn w:val="DefaultParagraphFont"/>
    <w:rsid w:val="00E1385F"/>
  </w:style>
  <w:style w:type="character" w:customStyle="1" w:styleId="hljs-string">
    <w:name w:val="hljs-string"/>
    <w:basedOn w:val="DefaultParagraphFont"/>
    <w:rsid w:val="00E1385F"/>
  </w:style>
  <w:style w:type="character" w:customStyle="1" w:styleId="hljs-number">
    <w:name w:val="hljs-number"/>
    <w:basedOn w:val="DefaultParagraphFont"/>
    <w:rsid w:val="00E1385F"/>
  </w:style>
  <w:style w:type="character" w:customStyle="1" w:styleId="hljs-keyword">
    <w:name w:val="hljs-keyword"/>
    <w:basedOn w:val="DefaultParagraphFont"/>
    <w:rsid w:val="00E1385F"/>
  </w:style>
  <w:style w:type="character" w:customStyle="1" w:styleId="hljs-type">
    <w:name w:val="hljs-type"/>
    <w:basedOn w:val="DefaultParagraphFont"/>
    <w:rsid w:val="00E1385F"/>
  </w:style>
  <w:style w:type="character" w:customStyle="1" w:styleId="hljs-literal">
    <w:name w:val="hljs-literal"/>
    <w:basedOn w:val="DefaultParagraphFont"/>
    <w:rsid w:val="00E1385F"/>
  </w:style>
  <w:style w:type="character" w:styleId="UnresolvedMention">
    <w:name w:val="Unresolved Mention"/>
    <w:basedOn w:val="DefaultParagraphFont"/>
    <w:uiPriority w:val="99"/>
    <w:semiHidden/>
    <w:unhideWhenUsed/>
    <w:rsid w:val="00E1385F"/>
    <w:rPr>
      <w:color w:val="605E5C"/>
      <w:shd w:val="clear" w:color="auto" w:fill="E1DFDD"/>
    </w:rPr>
  </w:style>
  <w:style w:type="paragraph" w:styleId="Revision">
    <w:name w:val="Revision"/>
    <w:hidden/>
    <w:uiPriority w:val="99"/>
    <w:semiHidden/>
    <w:rsid w:val="009A18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636385">
      <w:bodyDiv w:val="1"/>
      <w:marLeft w:val="0"/>
      <w:marRight w:val="0"/>
      <w:marTop w:val="0"/>
      <w:marBottom w:val="0"/>
      <w:divBdr>
        <w:top w:val="none" w:sz="0" w:space="0" w:color="auto"/>
        <w:left w:val="none" w:sz="0" w:space="0" w:color="auto"/>
        <w:bottom w:val="none" w:sz="0" w:space="0" w:color="auto"/>
        <w:right w:val="none" w:sz="0" w:space="0" w:color="auto"/>
      </w:divBdr>
    </w:div>
    <w:div w:id="469058657">
      <w:bodyDiv w:val="1"/>
      <w:marLeft w:val="0"/>
      <w:marRight w:val="0"/>
      <w:marTop w:val="0"/>
      <w:marBottom w:val="0"/>
      <w:divBdr>
        <w:top w:val="none" w:sz="0" w:space="0" w:color="auto"/>
        <w:left w:val="none" w:sz="0" w:space="0" w:color="auto"/>
        <w:bottom w:val="none" w:sz="0" w:space="0" w:color="auto"/>
        <w:right w:val="none" w:sz="0" w:space="0" w:color="auto"/>
      </w:divBdr>
    </w:div>
    <w:div w:id="666708883">
      <w:bodyDiv w:val="1"/>
      <w:marLeft w:val="0"/>
      <w:marRight w:val="0"/>
      <w:marTop w:val="0"/>
      <w:marBottom w:val="0"/>
      <w:divBdr>
        <w:top w:val="none" w:sz="0" w:space="0" w:color="auto"/>
        <w:left w:val="none" w:sz="0" w:space="0" w:color="auto"/>
        <w:bottom w:val="none" w:sz="0" w:space="0" w:color="auto"/>
        <w:right w:val="none" w:sz="0" w:space="0" w:color="auto"/>
      </w:divBdr>
    </w:div>
    <w:div w:id="864514572">
      <w:bodyDiv w:val="1"/>
      <w:marLeft w:val="0"/>
      <w:marRight w:val="0"/>
      <w:marTop w:val="0"/>
      <w:marBottom w:val="0"/>
      <w:divBdr>
        <w:top w:val="none" w:sz="0" w:space="0" w:color="auto"/>
        <w:left w:val="none" w:sz="0" w:space="0" w:color="auto"/>
        <w:bottom w:val="none" w:sz="0" w:space="0" w:color="auto"/>
        <w:right w:val="none" w:sz="0" w:space="0" w:color="auto"/>
      </w:divBdr>
    </w:div>
    <w:div w:id="869149061">
      <w:bodyDiv w:val="1"/>
      <w:marLeft w:val="0"/>
      <w:marRight w:val="0"/>
      <w:marTop w:val="0"/>
      <w:marBottom w:val="0"/>
      <w:divBdr>
        <w:top w:val="none" w:sz="0" w:space="0" w:color="auto"/>
        <w:left w:val="none" w:sz="0" w:space="0" w:color="auto"/>
        <w:bottom w:val="none" w:sz="0" w:space="0" w:color="auto"/>
        <w:right w:val="none" w:sz="0" w:space="0" w:color="auto"/>
      </w:divBdr>
    </w:div>
    <w:div w:id="1039279402">
      <w:bodyDiv w:val="1"/>
      <w:marLeft w:val="0"/>
      <w:marRight w:val="0"/>
      <w:marTop w:val="0"/>
      <w:marBottom w:val="0"/>
      <w:divBdr>
        <w:top w:val="none" w:sz="0" w:space="0" w:color="auto"/>
        <w:left w:val="none" w:sz="0" w:space="0" w:color="auto"/>
        <w:bottom w:val="none" w:sz="0" w:space="0" w:color="auto"/>
        <w:right w:val="none" w:sz="0" w:space="0" w:color="auto"/>
      </w:divBdr>
    </w:div>
    <w:div w:id="1144783839">
      <w:bodyDiv w:val="1"/>
      <w:marLeft w:val="0"/>
      <w:marRight w:val="0"/>
      <w:marTop w:val="0"/>
      <w:marBottom w:val="0"/>
      <w:divBdr>
        <w:top w:val="none" w:sz="0" w:space="0" w:color="auto"/>
        <w:left w:val="none" w:sz="0" w:space="0" w:color="auto"/>
        <w:bottom w:val="none" w:sz="0" w:space="0" w:color="auto"/>
        <w:right w:val="none" w:sz="0" w:space="0" w:color="auto"/>
      </w:divBdr>
      <w:divsChild>
        <w:div w:id="78799425">
          <w:marLeft w:val="0"/>
          <w:marRight w:val="0"/>
          <w:marTop w:val="0"/>
          <w:marBottom w:val="0"/>
          <w:divBdr>
            <w:top w:val="none" w:sz="0" w:space="0" w:color="auto"/>
            <w:left w:val="none" w:sz="0" w:space="0" w:color="auto"/>
            <w:bottom w:val="none" w:sz="0" w:space="0" w:color="auto"/>
            <w:right w:val="none" w:sz="0" w:space="0" w:color="auto"/>
          </w:divBdr>
          <w:divsChild>
            <w:div w:id="340401394">
              <w:marLeft w:val="0"/>
              <w:marRight w:val="0"/>
              <w:marTop w:val="0"/>
              <w:marBottom w:val="0"/>
              <w:divBdr>
                <w:top w:val="none" w:sz="0" w:space="0" w:color="auto"/>
                <w:left w:val="none" w:sz="0" w:space="0" w:color="auto"/>
                <w:bottom w:val="none" w:sz="0" w:space="0" w:color="auto"/>
                <w:right w:val="none" w:sz="0" w:space="0" w:color="auto"/>
              </w:divBdr>
              <w:divsChild>
                <w:div w:id="1286345967">
                  <w:marLeft w:val="0"/>
                  <w:marRight w:val="0"/>
                  <w:marTop w:val="0"/>
                  <w:marBottom w:val="0"/>
                  <w:divBdr>
                    <w:top w:val="none" w:sz="0" w:space="0" w:color="auto"/>
                    <w:left w:val="none" w:sz="0" w:space="0" w:color="auto"/>
                    <w:bottom w:val="none" w:sz="0" w:space="0" w:color="auto"/>
                    <w:right w:val="none" w:sz="0" w:space="0" w:color="auto"/>
                  </w:divBdr>
                  <w:divsChild>
                    <w:div w:id="1368480980">
                      <w:marLeft w:val="0"/>
                      <w:marRight w:val="0"/>
                      <w:marTop w:val="0"/>
                      <w:marBottom w:val="0"/>
                      <w:divBdr>
                        <w:top w:val="none" w:sz="0" w:space="0" w:color="auto"/>
                        <w:left w:val="none" w:sz="0" w:space="0" w:color="auto"/>
                        <w:bottom w:val="none" w:sz="0" w:space="0" w:color="auto"/>
                        <w:right w:val="none" w:sz="0" w:space="0" w:color="auto"/>
                      </w:divBdr>
                      <w:divsChild>
                        <w:div w:id="1472796075">
                          <w:marLeft w:val="0"/>
                          <w:marRight w:val="0"/>
                          <w:marTop w:val="0"/>
                          <w:marBottom w:val="0"/>
                          <w:divBdr>
                            <w:top w:val="none" w:sz="0" w:space="0" w:color="auto"/>
                            <w:left w:val="none" w:sz="0" w:space="0" w:color="auto"/>
                            <w:bottom w:val="none" w:sz="0" w:space="0" w:color="auto"/>
                            <w:right w:val="none" w:sz="0" w:space="0" w:color="auto"/>
                          </w:divBdr>
                          <w:divsChild>
                            <w:div w:id="372002090">
                              <w:marLeft w:val="0"/>
                              <w:marRight w:val="0"/>
                              <w:marTop w:val="0"/>
                              <w:marBottom w:val="0"/>
                              <w:divBdr>
                                <w:top w:val="none" w:sz="0" w:space="0" w:color="auto"/>
                                <w:left w:val="none" w:sz="0" w:space="0" w:color="auto"/>
                                <w:bottom w:val="none" w:sz="0" w:space="0" w:color="auto"/>
                                <w:right w:val="none" w:sz="0" w:space="0" w:color="auto"/>
                              </w:divBdr>
                              <w:divsChild>
                                <w:div w:id="4483463">
                                  <w:marLeft w:val="0"/>
                                  <w:marRight w:val="0"/>
                                  <w:marTop w:val="0"/>
                                  <w:marBottom w:val="0"/>
                                  <w:divBdr>
                                    <w:top w:val="none" w:sz="0" w:space="0" w:color="auto"/>
                                    <w:left w:val="none" w:sz="0" w:space="0" w:color="auto"/>
                                    <w:bottom w:val="none" w:sz="0" w:space="0" w:color="auto"/>
                                    <w:right w:val="none" w:sz="0" w:space="0" w:color="auto"/>
                                  </w:divBdr>
                                  <w:divsChild>
                                    <w:div w:id="188220349">
                                      <w:marLeft w:val="0"/>
                                      <w:marRight w:val="0"/>
                                      <w:marTop w:val="0"/>
                                      <w:marBottom w:val="0"/>
                                      <w:divBdr>
                                        <w:top w:val="none" w:sz="0" w:space="0" w:color="auto"/>
                                        <w:left w:val="none" w:sz="0" w:space="0" w:color="auto"/>
                                        <w:bottom w:val="none" w:sz="0" w:space="0" w:color="auto"/>
                                        <w:right w:val="none" w:sz="0" w:space="0" w:color="auto"/>
                                      </w:divBdr>
                                      <w:divsChild>
                                        <w:div w:id="64187593">
                                          <w:marLeft w:val="0"/>
                                          <w:marRight w:val="0"/>
                                          <w:marTop w:val="0"/>
                                          <w:marBottom w:val="0"/>
                                          <w:divBdr>
                                            <w:top w:val="none" w:sz="0" w:space="0" w:color="auto"/>
                                            <w:left w:val="none" w:sz="0" w:space="0" w:color="auto"/>
                                            <w:bottom w:val="none" w:sz="0" w:space="0" w:color="auto"/>
                                            <w:right w:val="none" w:sz="0" w:space="0" w:color="auto"/>
                                          </w:divBdr>
                                          <w:divsChild>
                                            <w:div w:id="1293706357">
                                              <w:marLeft w:val="0"/>
                                              <w:marRight w:val="0"/>
                                              <w:marTop w:val="0"/>
                                              <w:marBottom w:val="0"/>
                                              <w:divBdr>
                                                <w:top w:val="none" w:sz="0" w:space="0" w:color="auto"/>
                                                <w:left w:val="none" w:sz="0" w:space="0" w:color="auto"/>
                                                <w:bottom w:val="none" w:sz="0" w:space="0" w:color="auto"/>
                                                <w:right w:val="none" w:sz="0" w:space="0" w:color="auto"/>
                                              </w:divBdr>
                                            </w:div>
                                            <w:div w:id="1734424060">
                                              <w:marLeft w:val="0"/>
                                              <w:marRight w:val="0"/>
                                              <w:marTop w:val="0"/>
                                              <w:marBottom w:val="0"/>
                                              <w:divBdr>
                                                <w:top w:val="none" w:sz="0" w:space="0" w:color="auto"/>
                                                <w:left w:val="none" w:sz="0" w:space="0" w:color="auto"/>
                                                <w:bottom w:val="none" w:sz="0" w:space="0" w:color="auto"/>
                                                <w:right w:val="none" w:sz="0" w:space="0" w:color="auto"/>
                                              </w:divBdr>
                                            </w:div>
                                            <w:div w:id="1740783859">
                                              <w:marLeft w:val="0"/>
                                              <w:marRight w:val="0"/>
                                              <w:marTop w:val="0"/>
                                              <w:marBottom w:val="0"/>
                                              <w:divBdr>
                                                <w:top w:val="none" w:sz="0" w:space="0" w:color="auto"/>
                                                <w:left w:val="none" w:sz="0" w:space="0" w:color="auto"/>
                                                <w:bottom w:val="none" w:sz="0" w:space="0" w:color="auto"/>
                                                <w:right w:val="none" w:sz="0" w:space="0" w:color="auto"/>
                                              </w:divBdr>
                                              <w:divsChild>
                                                <w:div w:id="1997680055">
                                                  <w:marLeft w:val="0"/>
                                                  <w:marRight w:val="0"/>
                                                  <w:marTop w:val="0"/>
                                                  <w:marBottom w:val="0"/>
                                                  <w:divBdr>
                                                    <w:top w:val="none" w:sz="0" w:space="0" w:color="auto"/>
                                                    <w:left w:val="none" w:sz="0" w:space="0" w:color="auto"/>
                                                    <w:bottom w:val="none" w:sz="0" w:space="0" w:color="auto"/>
                                                    <w:right w:val="none" w:sz="0" w:space="0" w:color="auto"/>
                                                  </w:divBdr>
                                                  <w:divsChild>
                                                    <w:div w:id="7438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66395">
                                          <w:marLeft w:val="0"/>
                                          <w:marRight w:val="0"/>
                                          <w:marTop w:val="0"/>
                                          <w:marBottom w:val="0"/>
                                          <w:divBdr>
                                            <w:top w:val="none" w:sz="0" w:space="0" w:color="auto"/>
                                            <w:left w:val="none" w:sz="0" w:space="0" w:color="auto"/>
                                            <w:bottom w:val="none" w:sz="0" w:space="0" w:color="auto"/>
                                            <w:right w:val="none" w:sz="0" w:space="0" w:color="auto"/>
                                          </w:divBdr>
                                          <w:divsChild>
                                            <w:div w:id="74406015">
                                              <w:marLeft w:val="0"/>
                                              <w:marRight w:val="0"/>
                                              <w:marTop w:val="0"/>
                                              <w:marBottom w:val="0"/>
                                              <w:divBdr>
                                                <w:top w:val="none" w:sz="0" w:space="0" w:color="auto"/>
                                                <w:left w:val="none" w:sz="0" w:space="0" w:color="auto"/>
                                                <w:bottom w:val="none" w:sz="0" w:space="0" w:color="auto"/>
                                                <w:right w:val="none" w:sz="0" w:space="0" w:color="auto"/>
                                              </w:divBdr>
                                            </w:div>
                                            <w:div w:id="1159922786">
                                              <w:marLeft w:val="0"/>
                                              <w:marRight w:val="0"/>
                                              <w:marTop w:val="0"/>
                                              <w:marBottom w:val="0"/>
                                              <w:divBdr>
                                                <w:top w:val="none" w:sz="0" w:space="0" w:color="auto"/>
                                                <w:left w:val="none" w:sz="0" w:space="0" w:color="auto"/>
                                                <w:bottom w:val="none" w:sz="0" w:space="0" w:color="auto"/>
                                                <w:right w:val="none" w:sz="0" w:space="0" w:color="auto"/>
                                              </w:divBdr>
                                            </w:div>
                                            <w:div w:id="1177502329">
                                              <w:marLeft w:val="0"/>
                                              <w:marRight w:val="0"/>
                                              <w:marTop w:val="0"/>
                                              <w:marBottom w:val="0"/>
                                              <w:divBdr>
                                                <w:top w:val="none" w:sz="0" w:space="0" w:color="auto"/>
                                                <w:left w:val="none" w:sz="0" w:space="0" w:color="auto"/>
                                                <w:bottom w:val="none" w:sz="0" w:space="0" w:color="auto"/>
                                                <w:right w:val="none" w:sz="0" w:space="0" w:color="auto"/>
                                              </w:divBdr>
                                              <w:divsChild>
                                                <w:div w:id="251669299">
                                                  <w:marLeft w:val="0"/>
                                                  <w:marRight w:val="0"/>
                                                  <w:marTop w:val="0"/>
                                                  <w:marBottom w:val="0"/>
                                                  <w:divBdr>
                                                    <w:top w:val="none" w:sz="0" w:space="0" w:color="auto"/>
                                                    <w:left w:val="none" w:sz="0" w:space="0" w:color="auto"/>
                                                    <w:bottom w:val="none" w:sz="0" w:space="0" w:color="auto"/>
                                                    <w:right w:val="none" w:sz="0" w:space="0" w:color="auto"/>
                                                  </w:divBdr>
                                                  <w:divsChild>
                                                    <w:div w:id="8952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1651">
                                          <w:marLeft w:val="0"/>
                                          <w:marRight w:val="0"/>
                                          <w:marTop w:val="0"/>
                                          <w:marBottom w:val="0"/>
                                          <w:divBdr>
                                            <w:top w:val="none" w:sz="0" w:space="0" w:color="auto"/>
                                            <w:left w:val="none" w:sz="0" w:space="0" w:color="auto"/>
                                            <w:bottom w:val="none" w:sz="0" w:space="0" w:color="auto"/>
                                            <w:right w:val="none" w:sz="0" w:space="0" w:color="auto"/>
                                          </w:divBdr>
                                          <w:divsChild>
                                            <w:div w:id="525364935">
                                              <w:marLeft w:val="0"/>
                                              <w:marRight w:val="0"/>
                                              <w:marTop w:val="0"/>
                                              <w:marBottom w:val="0"/>
                                              <w:divBdr>
                                                <w:top w:val="none" w:sz="0" w:space="0" w:color="auto"/>
                                                <w:left w:val="none" w:sz="0" w:space="0" w:color="auto"/>
                                                <w:bottom w:val="none" w:sz="0" w:space="0" w:color="auto"/>
                                                <w:right w:val="none" w:sz="0" w:space="0" w:color="auto"/>
                                              </w:divBdr>
                                            </w:div>
                                          </w:divsChild>
                                        </w:div>
                                        <w:div w:id="2097822077">
                                          <w:marLeft w:val="0"/>
                                          <w:marRight w:val="0"/>
                                          <w:marTop w:val="0"/>
                                          <w:marBottom w:val="0"/>
                                          <w:divBdr>
                                            <w:top w:val="none" w:sz="0" w:space="0" w:color="auto"/>
                                            <w:left w:val="none" w:sz="0" w:space="0" w:color="auto"/>
                                            <w:bottom w:val="none" w:sz="0" w:space="0" w:color="auto"/>
                                            <w:right w:val="none" w:sz="0" w:space="0" w:color="auto"/>
                                          </w:divBdr>
                                          <w:divsChild>
                                            <w:div w:id="1362121173">
                                              <w:marLeft w:val="0"/>
                                              <w:marRight w:val="0"/>
                                              <w:marTop w:val="0"/>
                                              <w:marBottom w:val="0"/>
                                              <w:divBdr>
                                                <w:top w:val="none" w:sz="0" w:space="0" w:color="auto"/>
                                                <w:left w:val="none" w:sz="0" w:space="0" w:color="auto"/>
                                                <w:bottom w:val="none" w:sz="0" w:space="0" w:color="auto"/>
                                                <w:right w:val="none" w:sz="0" w:space="0" w:color="auto"/>
                                              </w:divBdr>
                                            </w:div>
                                            <w:div w:id="1920824422">
                                              <w:marLeft w:val="0"/>
                                              <w:marRight w:val="0"/>
                                              <w:marTop w:val="0"/>
                                              <w:marBottom w:val="0"/>
                                              <w:divBdr>
                                                <w:top w:val="none" w:sz="0" w:space="0" w:color="auto"/>
                                                <w:left w:val="none" w:sz="0" w:space="0" w:color="auto"/>
                                                <w:bottom w:val="none" w:sz="0" w:space="0" w:color="auto"/>
                                                <w:right w:val="none" w:sz="0" w:space="0" w:color="auto"/>
                                              </w:divBdr>
                                            </w:div>
                                            <w:div w:id="2021735300">
                                              <w:marLeft w:val="0"/>
                                              <w:marRight w:val="0"/>
                                              <w:marTop w:val="0"/>
                                              <w:marBottom w:val="0"/>
                                              <w:divBdr>
                                                <w:top w:val="none" w:sz="0" w:space="0" w:color="auto"/>
                                                <w:left w:val="none" w:sz="0" w:space="0" w:color="auto"/>
                                                <w:bottom w:val="none" w:sz="0" w:space="0" w:color="auto"/>
                                                <w:right w:val="none" w:sz="0" w:space="0" w:color="auto"/>
                                              </w:divBdr>
                                              <w:divsChild>
                                                <w:div w:id="16122863">
                                                  <w:marLeft w:val="0"/>
                                                  <w:marRight w:val="0"/>
                                                  <w:marTop w:val="0"/>
                                                  <w:marBottom w:val="0"/>
                                                  <w:divBdr>
                                                    <w:top w:val="none" w:sz="0" w:space="0" w:color="auto"/>
                                                    <w:left w:val="none" w:sz="0" w:space="0" w:color="auto"/>
                                                    <w:bottom w:val="none" w:sz="0" w:space="0" w:color="auto"/>
                                                    <w:right w:val="none" w:sz="0" w:space="0" w:color="auto"/>
                                                  </w:divBdr>
                                                  <w:divsChild>
                                                    <w:div w:id="6570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43918">
          <w:marLeft w:val="0"/>
          <w:marRight w:val="0"/>
          <w:marTop w:val="0"/>
          <w:marBottom w:val="0"/>
          <w:divBdr>
            <w:top w:val="none" w:sz="0" w:space="0" w:color="auto"/>
            <w:left w:val="none" w:sz="0" w:space="0" w:color="auto"/>
            <w:bottom w:val="none" w:sz="0" w:space="0" w:color="auto"/>
            <w:right w:val="none" w:sz="0" w:space="0" w:color="auto"/>
          </w:divBdr>
          <w:divsChild>
            <w:div w:id="1221938899">
              <w:marLeft w:val="0"/>
              <w:marRight w:val="0"/>
              <w:marTop w:val="0"/>
              <w:marBottom w:val="0"/>
              <w:divBdr>
                <w:top w:val="none" w:sz="0" w:space="0" w:color="auto"/>
                <w:left w:val="none" w:sz="0" w:space="0" w:color="auto"/>
                <w:bottom w:val="none" w:sz="0" w:space="0" w:color="auto"/>
                <w:right w:val="none" w:sz="0" w:space="0" w:color="auto"/>
              </w:divBdr>
              <w:divsChild>
                <w:div w:id="1650132210">
                  <w:marLeft w:val="0"/>
                  <w:marRight w:val="0"/>
                  <w:marTop w:val="0"/>
                  <w:marBottom w:val="0"/>
                  <w:divBdr>
                    <w:top w:val="none" w:sz="0" w:space="0" w:color="auto"/>
                    <w:left w:val="none" w:sz="0" w:space="0" w:color="auto"/>
                    <w:bottom w:val="none" w:sz="0" w:space="0" w:color="auto"/>
                    <w:right w:val="none" w:sz="0" w:space="0" w:color="auto"/>
                  </w:divBdr>
                  <w:divsChild>
                    <w:div w:id="143476957">
                      <w:marLeft w:val="0"/>
                      <w:marRight w:val="0"/>
                      <w:marTop w:val="0"/>
                      <w:marBottom w:val="0"/>
                      <w:divBdr>
                        <w:top w:val="none" w:sz="0" w:space="0" w:color="auto"/>
                        <w:left w:val="none" w:sz="0" w:space="0" w:color="auto"/>
                        <w:bottom w:val="none" w:sz="0" w:space="0" w:color="auto"/>
                        <w:right w:val="none" w:sz="0" w:space="0" w:color="auto"/>
                      </w:divBdr>
                      <w:divsChild>
                        <w:div w:id="756249622">
                          <w:marLeft w:val="0"/>
                          <w:marRight w:val="0"/>
                          <w:marTop w:val="0"/>
                          <w:marBottom w:val="0"/>
                          <w:divBdr>
                            <w:top w:val="none" w:sz="0" w:space="0" w:color="auto"/>
                            <w:left w:val="none" w:sz="0" w:space="0" w:color="auto"/>
                            <w:bottom w:val="none" w:sz="0" w:space="0" w:color="auto"/>
                            <w:right w:val="none" w:sz="0" w:space="0" w:color="auto"/>
                          </w:divBdr>
                          <w:divsChild>
                            <w:div w:id="1044796076">
                              <w:marLeft w:val="0"/>
                              <w:marRight w:val="0"/>
                              <w:marTop w:val="0"/>
                              <w:marBottom w:val="0"/>
                              <w:divBdr>
                                <w:top w:val="none" w:sz="0" w:space="0" w:color="auto"/>
                                <w:left w:val="none" w:sz="0" w:space="0" w:color="auto"/>
                                <w:bottom w:val="none" w:sz="0" w:space="0" w:color="auto"/>
                                <w:right w:val="none" w:sz="0" w:space="0" w:color="auto"/>
                              </w:divBdr>
                              <w:divsChild>
                                <w:div w:id="616565332">
                                  <w:marLeft w:val="0"/>
                                  <w:marRight w:val="0"/>
                                  <w:marTop w:val="0"/>
                                  <w:marBottom w:val="0"/>
                                  <w:divBdr>
                                    <w:top w:val="none" w:sz="0" w:space="0" w:color="auto"/>
                                    <w:left w:val="none" w:sz="0" w:space="0" w:color="auto"/>
                                    <w:bottom w:val="none" w:sz="0" w:space="0" w:color="auto"/>
                                    <w:right w:val="none" w:sz="0" w:space="0" w:color="auto"/>
                                  </w:divBdr>
                                  <w:divsChild>
                                    <w:div w:id="323439182">
                                      <w:marLeft w:val="0"/>
                                      <w:marRight w:val="0"/>
                                      <w:marTop w:val="0"/>
                                      <w:marBottom w:val="0"/>
                                      <w:divBdr>
                                        <w:top w:val="none" w:sz="0" w:space="0" w:color="auto"/>
                                        <w:left w:val="none" w:sz="0" w:space="0" w:color="auto"/>
                                        <w:bottom w:val="none" w:sz="0" w:space="0" w:color="auto"/>
                                        <w:right w:val="none" w:sz="0" w:space="0" w:color="auto"/>
                                      </w:divBdr>
                                      <w:divsChild>
                                        <w:div w:id="499737613">
                                          <w:marLeft w:val="0"/>
                                          <w:marRight w:val="0"/>
                                          <w:marTop w:val="0"/>
                                          <w:marBottom w:val="0"/>
                                          <w:divBdr>
                                            <w:top w:val="none" w:sz="0" w:space="0" w:color="auto"/>
                                            <w:left w:val="none" w:sz="0" w:space="0" w:color="auto"/>
                                            <w:bottom w:val="none" w:sz="0" w:space="0" w:color="auto"/>
                                            <w:right w:val="none" w:sz="0" w:space="0" w:color="auto"/>
                                          </w:divBdr>
                                          <w:divsChild>
                                            <w:div w:id="946228720">
                                              <w:marLeft w:val="0"/>
                                              <w:marRight w:val="0"/>
                                              <w:marTop w:val="0"/>
                                              <w:marBottom w:val="0"/>
                                              <w:divBdr>
                                                <w:top w:val="none" w:sz="0" w:space="0" w:color="auto"/>
                                                <w:left w:val="none" w:sz="0" w:space="0" w:color="auto"/>
                                                <w:bottom w:val="none" w:sz="0" w:space="0" w:color="auto"/>
                                                <w:right w:val="none" w:sz="0" w:space="0" w:color="auto"/>
                                              </w:divBdr>
                                            </w:div>
                                          </w:divsChild>
                                        </w:div>
                                        <w:div w:id="847256586">
                                          <w:marLeft w:val="0"/>
                                          <w:marRight w:val="0"/>
                                          <w:marTop w:val="0"/>
                                          <w:marBottom w:val="0"/>
                                          <w:divBdr>
                                            <w:top w:val="none" w:sz="0" w:space="0" w:color="auto"/>
                                            <w:left w:val="none" w:sz="0" w:space="0" w:color="auto"/>
                                            <w:bottom w:val="none" w:sz="0" w:space="0" w:color="auto"/>
                                            <w:right w:val="none" w:sz="0" w:space="0" w:color="auto"/>
                                          </w:divBdr>
                                          <w:divsChild>
                                            <w:div w:id="709382645">
                                              <w:marLeft w:val="0"/>
                                              <w:marRight w:val="0"/>
                                              <w:marTop w:val="0"/>
                                              <w:marBottom w:val="0"/>
                                              <w:divBdr>
                                                <w:top w:val="none" w:sz="0" w:space="0" w:color="auto"/>
                                                <w:left w:val="none" w:sz="0" w:space="0" w:color="auto"/>
                                                <w:bottom w:val="none" w:sz="0" w:space="0" w:color="auto"/>
                                                <w:right w:val="none" w:sz="0" w:space="0" w:color="auto"/>
                                              </w:divBdr>
                                              <w:divsChild>
                                                <w:div w:id="1977833866">
                                                  <w:marLeft w:val="0"/>
                                                  <w:marRight w:val="0"/>
                                                  <w:marTop w:val="0"/>
                                                  <w:marBottom w:val="0"/>
                                                  <w:divBdr>
                                                    <w:top w:val="none" w:sz="0" w:space="0" w:color="auto"/>
                                                    <w:left w:val="none" w:sz="0" w:space="0" w:color="auto"/>
                                                    <w:bottom w:val="none" w:sz="0" w:space="0" w:color="auto"/>
                                                    <w:right w:val="none" w:sz="0" w:space="0" w:color="auto"/>
                                                  </w:divBdr>
                                                  <w:divsChild>
                                                    <w:div w:id="6239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3095">
                                              <w:marLeft w:val="0"/>
                                              <w:marRight w:val="0"/>
                                              <w:marTop w:val="0"/>
                                              <w:marBottom w:val="0"/>
                                              <w:divBdr>
                                                <w:top w:val="none" w:sz="0" w:space="0" w:color="auto"/>
                                                <w:left w:val="none" w:sz="0" w:space="0" w:color="auto"/>
                                                <w:bottom w:val="none" w:sz="0" w:space="0" w:color="auto"/>
                                                <w:right w:val="none" w:sz="0" w:space="0" w:color="auto"/>
                                              </w:divBdr>
                                            </w:div>
                                            <w:div w:id="1997220838">
                                              <w:marLeft w:val="0"/>
                                              <w:marRight w:val="0"/>
                                              <w:marTop w:val="0"/>
                                              <w:marBottom w:val="0"/>
                                              <w:divBdr>
                                                <w:top w:val="none" w:sz="0" w:space="0" w:color="auto"/>
                                                <w:left w:val="none" w:sz="0" w:space="0" w:color="auto"/>
                                                <w:bottom w:val="none" w:sz="0" w:space="0" w:color="auto"/>
                                                <w:right w:val="none" w:sz="0" w:space="0" w:color="auto"/>
                                              </w:divBdr>
                                            </w:div>
                                          </w:divsChild>
                                        </w:div>
                                        <w:div w:id="849639186">
                                          <w:marLeft w:val="0"/>
                                          <w:marRight w:val="0"/>
                                          <w:marTop w:val="0"/>
                                          <w:marBottom w:val="0"/>
                                          <w:divBdr>
                                            <w:top w:val="none" w:sz="0" w:space="0" w:color="auto"/>
                                            <w:left w:val="none" w:sz="0" w:space="0" w:color="auto"/>
                                            <w:bottom w:val="none" w:sz="0" w:space="0" w:color="auto"/>
                                            <w:right w:val="none" w:sz="0" w:space="0" w:color="auto"/>
                                          </w:divBdr>
                                          <w:divsChild>
                                            <w:div w:id="602418724">
                                              <w:marLeft w:val="0"/>
                                              <w:marRight w:val="0"/>
                                              <w:marTop w:val="0"/>
                                              <w:marBottom w:val="0"/>
                                              <w:divBdr>
                                                <w:top w:val="none" w:sz="0" w:space="0" w:color="auto"/>
                                                <w:left w:val="none" w:sz="0" w:space="0" w:color="auto"/>
                                                <w:bottom w:val="none" w:sz="0" w:space="0" w:color="auto"/>
                                                <w:right w:val="none" w:sz="0" w:space="0" w:color="auto"/>
                                              </w:divBdr>
                                              <w:divsChild>
                                                <w:div w:id="229772790">
                                                  <w:marLeft w:val="0"/>
                                                  <w:marRight w:val="0"/>
                                                  <w:marTop w:val="0"/>
                                                  <w:marBottom w:val="0"/>
                                                  <w:divBdr>
                                                    <w:top w:val="none" w:sz="0" w:space="0" w:color="auto"/>
                                                    <w:left w:val="none" w:sz="0" w:space="0" w:color="auto"/>
                                                    <w:bottom w:val="none" w:sz="0" w:space="0" w:color="auto"/>
                                                    <w:right w:val="none" w:sz="0" w:space="0" w:color="auto"/>
                                                  </w:divBdr>
                                                  <w:divsChild>
                                                    <w:div w:id="7031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82896">
                                              <w:marLeft w:val="0"/>
                                              <w:marRight w:val="0"/>
                                              <w:marTop w:val="0"/>
                                              <w:marBottom w:val="0"/>
                                              <w:divBdr>
                                                <w:top w:val="none" w:sz="0" w:space="0" w:color="auto"/>
                                                <w:left w:val="none" w:sz="0" w:space="0" w:color="auto"/>
                                                <w:bottom w:val="none" w:sz="0" w:space="0" w:color="auto"/>
                                                <w:right w:val="none" w:sz="0" w:space="0" w:color="auto"/>
                                              </w:divBdr>
                                            </w:div>
                                            <w:div w:id="1626348380">
                                              <w:marLeft w:val="0"/>
                                              <w:marRight w:val="0"/>
                                              <w:marTop w:val="0"/>
                                              <w:marBottom w:val="0"/>
                                              <w:divBdr>
                                                <w:top w:val="none" w:sz="0" w:space="0" w:color="auto"/>
                                                <w:left w:val="none" w:sz="0" w:space="0" w:color="auto"/>
                                                <w:bottom w:val="none" w:sz="0" w:space="0" w:color="auto"/>
                                                <w:right w:val="none" w:sz="0" w:space="0" w:color="auto"/>
                                              </w:divBdr>
                                            </w:div>
                                          </w:divsChild>
                                        </w:div>
                                        <w:div w:id="943920117">
                                          <w:marLeft w:val="0"/>
                                          <w:marRight w:val="0"/>
                                          <w:marTop w:val="0"/>
                                          <w:marBottom w:val="0"/>
                                          <w:divBdr>
                                            <w:top w:val="none" w:sz="0" w:space="0" w:color="auto"/>
                                            <w:left w:val="none" w:sz="0" w:space="0" w:color="auto"/>
                                            <w:bottom w:val="none" w:sz="0" w:space="0" w:color="auto"/>
                                            <w:right w:val="none" w:sz="0" w:space="0" w:color="auto"/>
                                          </w:divBdr>
                                          <w:divsChild>
                                            <w:div w:id="105124460">
                                              <w:marLeft w:val="0"/>
                                              <w:marRight w:val="0"/>
                                              <w:marTop w:val="0"/>
                                              <w:marBottom w:val="0"/>
                                              <w:divBdr>
                                                <w:top w:val="none" w:sz="0" w:space="0" w:color="auto"/>
                                                <w:left w:val="none" w:sz="0" w:space="0" w:color="auto"/>
                                                <w:bottom w:val="none" w:sz="0" w:space="0" w:color="auto"/>
                                                <w:right w:val="none" w:sz="0" w:space="0" w:color="auto"/>
                                              </w:divBdr>
                                            </w:div>
                                            <w:div w:id="983779280">
                                              <w:marLeft w:val="0"/>
                                              <w:marRight w:val="0"/>
                                              <w:marTop w:val="0"/>
                                              <w:marBottom w:val="0"/>
                                              <w:divBdr>
                                                <w:top w:val="none" w:sz="0" w:space="0" w:color="auto"/>
                                                <w:left w:val="none" w:sz="0" w:space="0" w:color="auto"/>
                                                <w:bottom w:val="none" w:sz="0" w:space="0" w:color="auto"/>
                                                <w:right w:val="none" w:sz="0" w:space="0" w:color="auto"/>
                                              </w:divBdr>
                                              <w:divsChild>
                                                <w:div w:id="614867361">
                                                  <w:marLeft w:val="0"/>
                                                  <w:marRight w:val="0"/>
                                                  <w:marTop w:val="0"/>
                                                  <w:marBottom w:val="0"/>
                                                  <w:divBdr>
                                                    <w:top w:val="none" w:sz="0" w:space="0" w:color="auto"/>
                                                    <w:left w:val="none" w:sz="0" w:space="0" w:color="auto"/>
                                                    <w:bottom w:val="none" w:sz="0" w:space="0" w:color="auto"/>
                                                    <w:right w:val="none" w:sz="0" w:space="0" w:color="auto"/>
                                                  </w:divBdr>
                                                  <w:divsChild>
                                                    <w:div w:id="492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2113">
                                              <w:marLeft w:val="0"/>
                                              <w:marRight w:val="0"/>
                                              <w:marTop w:val="0"/>
                                              <w:marBottom w:val="0"/>
                                              <w:divBdr>
                                                <w:top w:val="none" w:sz="0" w:space="0" w:color="auto"/>
                                                <w:left w:val="none" w:sz="0" w:space="0" w:color="auto"/>
                                                <w:bottom w:val="none" w:sz="0" w:space="0" w:color="auto"/>
                                                <w:right w:val="none" w:sz="0" w:space="0" w:color="auto"/>
                                              </w:divBdr>
                                            </w:div>
                                          </w:divsChild>
                                        </w:div>
                                        <w:div w:id="946892817">
                                          <w:marLeft w:val="0"/>
                                          <w:marRight w:val="0"/>
                                          <w:marTop w:val="0"/>
                                          <w:marBottom w:val="0"/>
                                          <w:divBdr>
                                            <w:top w:val="none" w:sz="0" w:space="0" w:color="auto"/>
                                            <w:left w:val="none" w:sz="0" w:space="0" w:color="auto"/>
                                            <w:bottom w:val="none" w:sz="0" w:space="0" w:color="auto"/>
                                            <w:right w:val="none" w:sz="0" w:space="0" w:color="auto"/>
                                          </w:divBdr>
                                          <w:divsChild>
                                            <w:div w:id="656107138">
                                              <w:marLeft w:val="0"/>
                                              <w:marRight w:val="0"/>
                                              <w:marTop w:val="0"/>
                                              <w:marBottom w:val="0"/>
                                              <w:divBdr>
                                                <w:top w:val="none" w:sz="0" w:space="0" w:color="auto"/>
                                                <w:left w:val="none" w:sz="0" w:space="0" w:color="auto"/>
                                                <w:bottom w:val="none" w:sz="0" w:space="0" w:color="auto"/>
                                                <w:right w:val="none" w:sz="0" w:space="0" w:color="auto"/>
                                              </w:divBdr>
                                            </w:div>
                                            <w:div w:id="1176000730">
                                              <w:marLeft w:val="0"/>
                                              <w:marRight w:val="0"/>
                                              <w:marTop w:val="0"/>
                                              <w:marBottom w:val="0"/>
                                              <w:divBdr>
                                                <w:top w:val="none" w:sz="0" w:space="0" w:color="auto"/>
                                                <w:left w:val="none" w:sz="0" w:space="0" w:color="auto"/>
                                                <w:bottom w:val="none" w:sz="0" w:space="0" w:color="auto"/>
                                                <w:right w:val="none" w:sz="0" w:space="0" w:color="auto"/>
                                              </w:divBdr>
                                            </w:div>
                                            <w:div w:id="1491555969">
                                              <w:marLeft w:val="0"/>
                                              <w:marRight w:val="0"/>
                                              <w:marTop w:val="0"/>
                                              <w:marBottom w:val="0"/>
                                              <w:divBdr>
                                                <w:top w:val="none" w:sz="0" w:space="0" w:color="auto"/>
                                                <w:left w:val="none" w:sz="0" w:space="0" w:color="auto"/>
                                                <w:bottom w:val="none" w:sz="0" w:space="0" w:color="auto"/>
                                                <w:right w:val="none" w:sz="0" w:space="0" w:color="auto"/>
                                              </w:divBdr>
                                              <w:divsChild>
                                                <w:div w:id="1010332105">
                                                  <w:marLeft w:val="0"/>
                                                  <w:marRight w:val="0"/>
                                                  <w:marTop w:val="0"/>
                                                  <w:marBottom w:val="0"/>
                                                  <w:divBdr>
                                                    <w:top w:val="none" w:sz="0" w:space="0" w:color="auto"/>
                                                    <w:left w:val="none" w:sz="0" w:space="0" w:color="auto"/>
                                                    <w:bottom w:val="none" w:sz="0" w:space="0" w:color="auto"/>
                                                    <w:right w:val="none" w:sz="0" w:space="0" w:color="auto"/>
                                                  </w:divBdr>
                                                  <w:divsChild>
                                                    <w:div w:id="6943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16338">
                                          <w:marLeft w:val="0"/>
                                          <w:marRight w:val="0"/>
                                          <w:marTop w:val="0"/>
                                          <w:marBottom w:val="0"/>
                                          <w:divBdr>
                                            <w:top w:val="none" w:sz="0" w:space="0" w:color="auto"/>
                                            <w:left w:val="none" w:sz="0" w:space="0" w:color="auto"/>
                                            <w:bottom w:val="none" w:sz="0" w:space="0" w:color="auto"/>
                                            <w:right w:val="none" w:sz="0" w:space="0" w:color="auto"/>
                                          </w:divBdr>
                                          <w:divsChild>
                                            <w:div w:id="20161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55878">
          <w:marLeft w:val="0"/>
          <w:marRight w:val="0"/>
          <w:marTop w:val="0"/>
          <w:marBottom w:val="0"/>
          <w:divBdr>
            <w:top w:val="none" w:sz="0" w:space="0" w:color="auto"/>
            <w:left w:val="none" w:sz="0" w:space="0" w:color="auto"/>
            <w:bottom w:val="none" w:sz="0" w:space="0" w:color="auto"/>
            <w:right w:val="none" w:sz="0" w:space="0" w:color="auto"/>
          </w:divBdr>
          <w:divsChild>
            <w:div w:id="1255939735">
              <w:marLeft w:val="0"/>
              <w:marRight w:val="0"/>
              <w:marTop w:val="0"/>
              <w:marBottom w:val="0"/>
              <w:divBdr>
                <w:top w:val="none" w:sz="0" w:space="0" w:color="auto"/>
                <w:left w:val="none" w:sz="0" w:space="0" w:color="auto"/>
                <w:bottom w:val="none" w:sz="0" w:space="0" w:color="auto"/>
                <w:right w:val="none" w:sz="0" w:space="0" w:color="auto"/>
              </w:divBdr>
              <w:divsChild>
                <w:div w:id="1289629624">
                  <w:marLeft w:val="0"/>
                  <w:marRight w:val="0"/>
                  <w:marTop w:val="0"/>
                  <w:marBottom w:val="0"/>
                  <w:divBdr>
                    <w:top w:val="none" w:sz="0" w:space="0" w:color="auto"/>
                    <w:left w:val="none" w:sz="0" w:space="0" w:color="auto"/>
                    <w:bottom w:val="none" w:sz="0" w:space="0" w:color="auto"/>
                    <w:right w:val="none" w:sz="0" w:space="0" w:color="auto"/>
                  </w:divBdr>
                  <w:divsChild>
                    <w:div w:id="1381243831">
                      <w:marLeft w:val="0"/>
                      <w:marRight w:val="0"/>
                      <w:marTop w:val="0"/>
                      <w:marBottom w:val="0"/>
                      <w:divBdr>
                        <w:top w:val="none" w:sz="0" w:space="0" w:color="auto"/>
                        <w:left w:val="none" w:sz="0" w:space="0" w:color="auto"/>
                        <w:bottom w:val="none" w:sz="0" w:space="0" w:color="auto"/>
                        <w:right w:val="none" w:sz="0" w:space="0" w:color="auto"/>
                      </w:divBdr>
                      <w:divsChild>
                        <w:div w:id="410008656">
                          <w:marLeft w:val="0"/>
                          <w:marRight w:val="0"/>
                          <w:marTop w:val="0"/>
                          <w:marBottom w:val="0"/>
                          <w:divBdr>
                            <w:top w:val="none" w:sz="0" w:space="0" w:color="auto"/>
                            <w:left w:val="none" w:sz="0" w:space="0" w:color="auto"/>
                            <w:bottom w:val="none" w:sz="0" w:space="0" w:color="auto"/>
                            <w:right w:val="none" w:sz="0" w:space="0" w:color="auto"/>
                          </w:divBdr>
                          <w:divsChild>
                            <w:div w:id="938103140">
                              <w:marLeft w:val="0"/>
                              <w:marRight w:val="0"/>
                              <w:marTop w:val="0"/>
                              <w:marBottom w:val="0"/>
                              <w:divBdr>
                                <w:top w:val="none" w:sz="0" w:space="0" w:color="auto"/>
                                <w:left w:val="none" w:sz="0" w:space="0" w:color="auto"/>
                                <w:bottom w:val="none" w:sz="0" w:space="0" w:color="auto"/>
                                <w:right w:val="none" w:sz="0" w:space="0" w:color="auto"/>
                              </w:divBdr>
                              <w:divsChild>
                                <w:div w:id="31158191">
                                  <w:marLeft w:val="0"/>
                                  <w:marRight w:val="0"/>
                                  <w:marTop w:val="0"/>
                                  <w:marBottom w:val="0"/>
                                  <w:divBdr>
                                    <w:top w:val="none" w:sz="0" w:space="0" w:color="auto"/>
                                    <w:left w:val="none" w:sz="0" w:space="0" w:color="auto"/>
                                    <w:bottom w:val="none" w:sz="0" w:space="0" w:color="auto"/>
                                    <w:right w:val="none" w:sz="0" w:space="0" w:color="auto"/>
                                  </w:divBdr>
                                  <w:divsChild>
                                    <w:div w:id="2400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7167">
          <w:marLeft w:val="0"/>
          <w:marRight w:val="0"/>
          <w:marTop w:val="0"/>
          <w:marBottom w:val="0"/>
          <w:divBdr>
            <w:top w:val="none" w:sz="0" w:space="0" w:color="auto"/>
            <w:left w:val="none" w:sz="0" w:space="0" w:color="auto"/>
            <w:bottom w:val="none" w:sz="0" w:space="0" w:color="auto"/>
            <w:right w:val="none" w:sz="0" w:space="0" w:color="auto"/>
          </w:divBdr>
          <w:divsChild>
            <w:div w:id="1335063103">
              <w:marLeft w:val="0"/>
              <w:marRight w:val="0"/>
              <w:marTop w:val="0"/>
              <w:marBottom w:val="0"/>
              <w:divBdr>
                <w:top w:val="none" w:sz="0" w:space="0" w:color="auto"/>
                <w:left w:val="none" w:sz="0" w:space="0" w:color="auto"/>
                <w:bottom w:val="none" w:sz="0" w:space="0" w:color="auto"/>
                <w:right w:val="none" w:sz="0" w:space="0" w:color="auto"/>
              </w:divBdr>
              <w:divsChild>
                <w:div w:id="527764856">
                  <w:marLeft w:val="0"/>
                  <w:marRight w:val="0"/>
                  <w:marTop w:val="0"/>
                  <w:marBottom w:val="0"/>
                  <w:divBdr>
                    <w:top w:val="none" w:sz="0" w:space="0" w:color="auto"/>
                    <w:left w:val="none" w:sz="0" w:space="0" w:color="auto"/>
                    <w:bottom w:val="none" w:sz="0" w:space="0" w:color="auto"/>
                    <w:right w:val="none" w:sz="0" w:space="0" w:color="auto"/>
                  </w:divBdr>
                  <w:divsChild>
                    <w:div w:id="904753517">
                      <w:marLeft w:val="0"/>
                      <w:marRight w:val="0"/>
                      <w:marTop w:val="0"/>
                      <w:marBottom w:val="0"/>
                      <w:divBdr>
                        <w:top w:val="none" w:sz="0" w:space="0" w:color="auto"/>
                        <w:left w:val="none" w:sz="0" w:space="0" w:color="auto"/>
                        <w:bottom w:val="none" w:sz="0" w:space="0" w:color="auto"/>
                        <w:right w:val="none" w:sz="0" w:space="0" w:color="auto"/>
                      </w:divBdr>
                      <w:divsChild>
                        <w:div w:id="996499647">
                          <w:marLeft w:val="0"/>
                          <w:marRight w:val="0"/>
                          <w:marTop w:val="0"/>
                          <w:marBottom w:val="0"/>
                          <w:divBdr>
                            <w:top w:val="none" w:sz="0" w:space="0" w:color="auto"/>
                            <w:left w:val="none" w:sz="0" w:space="0" w:color="auto"/>
                            <w:bottom w:val="none" w:sz="0" w:space="0" w:color="auto"/>
                            <w:right w:val="none" w:sz="0" w:space="0" w:color="auto"/>
                          </w:divBdr>
                          <w:divsChild>
                            <w:div w:id="1960144228">
                              <w:marLeft w:val="0"/>
                              <w:marRight w:val="0"/>
                              <w:marTop w:val="0"/>
                              <w:marBottom w:val="0"/>
                              <w:divBdr>
                                <w:top w:val="none" w:sz="0" w:space="0" w:color="auto"/>
                                <w:left w:val="none" w:sz="0" w:space="0" w:color="auto"/>
                                <w:bottom w:val="none" w:sz="0" w:space="0" w:color="auto"/>
                                <w:right w:val="none" w:sz="0" w:space="0" w:color="auto"/>
                              </w:divBdr>
                              <w:divsChild>
                                <w:div w:id="400909625">
                                  <w:marLeft w:val="0"/>
                                  <w:marRight w:val="0"/>
                                  <w:marTop w:val="0"/>
                                  <w:marBottom w:val="0"/>
                                  <w:divBdr>
                                    <w:top w:val="none" w:sz="0" w:space="0" w:color="auto"/>
                                    <w:left w:val="none" w:sz="0" w:space="0" w:color="auto"/>
                                    <w:bottom w:val="none" w:sz="0" w:space="0" w:color="auto"/>
                                    <w:right w:val="none" w:sz="0" w:space="0" w:color="auto"/>
                                  </w:divBdr>
                                  <w:divsChild>
                                    <w:div w:id="1678456159">
                                      <w:marLeft w:val="0"/>
                                      <w:marRight w:val="0"/>
                                      <w:marTop w:val="0"/>
                                      <w:marBottom w:val="0"/>
                                      <w:divBdr>
                                        <w:top w:val="none" w:sz="0" w:space="0" w:color="auto"/>
                                        <w:left w:val="none" w:sz="0" w:space="0" w:color="auto"/>
                                        <w:bottom w:val="none" w:sz="0" w:space="0" w:color="auto"/>
                                        <w:right w:val="none" w:sz="0" w:space="0" w:color="auto"/>
                                      </w:divBdr>
                                      <w:divsChild>
                                        <w:div w:id="13445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45227">
          <w:marLeft w:val="0"/>
          <w:marRight w:val="0"/>
          <w:marTop w:val="0"/>
          <w:marBottom w:val="0"/>
          <w:divBdr>
            <w:top w:val="none" w:sz="0" w:space="0" w:color="auto"/>
            <w:left w:val="none" w:sz="0" w:space="0" w:color="auto"/>
            <w:bottom w:val="none" w:sz="0" w:space="0" w:color="auto"/>
            <w:right w:val="none" w:sz="0" w:space="0" w:color="auto"/>
          </w:divBdr>
          <w:divsChild>
            <w:div w:id="955405114">
              <w:marLeft w:val="0"/>
              <w:marRight w:val="0"/>
              <w:marTop w:val="0"/>
              <w:marBottom w:val="0"/>
              <w:divBdr>
                <w:top w:val="none" w:sz="0" w:space="0" w:color="auto"/>
                <w:left w:val="none" w:sz="0" w:space="0" w:color="auto"/>
                <w:bottom w:val="none" w:sz="0" w:space="0" w:color="auto"/>
                <w:right w:val="none" w:sz="0" w:space="0" w:color="auto"/>
              </w:divBdr>
              <w:divsChild>
                <w:div w:id="209566742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sChild>
                        <w:div w:id="1321468814">
                          <w:marLeft w:val="0"/>
                          <w:marRight w:val="0"/>
                          <w:marTop w:val="0"/>
                          <w:marBottom w:val="0"/>
                          <w:divBdr>
                            <w:top w:val="none" w:sz="0" w:space="0" w:color="auto"/>
                            <w:left w:val="none" w:sz="0" w:space="0" w:color="auto"/>
                            <w:bottom w:val="none" w:sz="0" w:space="0" w:color="auto"/>
                            <w:right w:val="none" w:sz="0" w:space="0" w:color="auto"/>
                          </w:divBdr>
                          <w:divsChild>
                            <w:div w:id="1151555736">
                              <w:marLeft w:val="0"/>
                              <w:marRight w:val="0"/>
                              <w:marTop w:val="0"/>
                              <w:marBottom w:val="0"/>
                              <w:divBdr>
                                <w:top w:val="none" w:sz="0" w:space="0" w:color="auto"/>
                                <w:left w:val="none" w:sz="0" w:space="0" w:color="auto"/>
                                <w:bottom w:val="none" w:sz="0" w:space="0" w:color="auto"/>
                                <w:right w:val="none" w:sz="0" w:space="0" w:color="auto"/>
                              </w:divBdr>
                              <w:divsChild>
                                <w:div w:id="2077430030">
                                  <w:marLeft w:val="0"/>
                                  <w:marRight w:val="0"/>
                                  <w:marTop w:val="0"/>
                                  <w:marBottom w:val="0"/>
                                  <w:divBdr>
                                    <w:top w:val="none" w:sz="0" w:space="0" w:color="auto"/>
                                    <w:left w:val="none" w:sz="0" w:space="0" w:color="auto"/>
                                    <w:bottom w:val="none" w:sz="0" w:space="0" w:color="auto"/>
                                    <w:right w:val="none" w:sz="0" w:space="0" w:color="auto"/>
                                  </w:divBdr>
                                  <w:divsChild>
                                    <w:div w:id="2049791002">
                                      <w:marLeft w:val="0"/>
                                      <w:marRight w:val="0"/>
                                      <w:marTop w:val="0"/>
                                      <w:marBottom w:val="0"/>
                                      <w:divBdr>
                                        <w:top w:val="none" w:sz="0" w:space="0" w:color="auto"/>
                                        <w:left w:val="none" w:sz="0" w:space="0" w:color="auto"/>
                                        <w:bottom w:val="none" w:sz="0" w:space="0" w:color="auto"/>
                                        <w:right w:val="none" w:sz="0" w:space="0" w:color="auto"/>
                                      </w:divBdr>
                                      <w:divsChild>
                                        <w:div w:id="9753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5926">
          <w:marLeft w:val="0"/>
          <w:marRight w:val="0"/>
          <w:marTop w:val="0"/>
          <w:marBottom w:val="0"/>
          <w:divBdr>
            <w:top w:val="none" w:sz="0" w:space="0" w:color="auto"/>
            <w:left w:val="none" w:sz="0" w:space="0" w:color="auto"/>
            <w:bottom w:val="none" w:sz="0" w:space="0" w:color="auto"/>
            <w:right w:val="none" w:sz="0" w:space="0" w:color="auto"/>
          </w:divBdr>
          <w:divsChild>
            <w:div w:id="1677227800">
              <w:marLeft w:val="0"/>
              <w:marRight w:val="0"/>
              <w:marTop w:val="0"/>
              <w:marBottom w:val="0"/>
              <w:divBdr>
                <w:top w:val="none" w:sz="0" w:space="0" w:color="auto"/>
                <w:left w:val="none" w:sz="0" w:space="0" w:color="auto"/>
                <w:bottom w:val="none" w:sz="0" w:space="0" w:color="auto"/>
                <w:right w:val="none" w:sz="0" w:space="0" w:color="auto"/>
              </w:divBdr>
              <w:divsChild>
                <w:div w:id="1467972679">
                  <w:marLeft w:val="0"/>
                  <w:marRight w:val="0"/>
                  <w:marTop w:val="0"/>
                  <w:marBottom w:val="0"/>
                  <w:divBdr>
                    <w:top w:val="none" w:sz="0" w:space="0" w:color="auto"/>
                    <w:left w:val="none" w:sz="0" w:space="0" w:color="auto"/>
                    <w:bottom w:val="none" w:sz="0" w:space="0" w:color="auto"/>
                    <w:right w:val="none" w:sz="0" w:space="0" w:color="auto"/>
                  </w:divBdr>
                  <w:divsChild>
                    <w:div w:id="1325352163">
                      <w:marLeft w:val="0"/>
                      <w:marRight w:val="0"/>
                      <w:marTop w:val="0"/>
                      <w:marBottom w:val="0"/>
                      <w:divBdr>
                        <w:top w:val="none" w:sz="0" w:space="0" w:color="auto"/>
                        <w:left w:val="none" w:sz="0" w:space="0" w:color="auto"/>
                        <w:bottom w:val="none" w:sz="0" w:space="0" w:color="auto"/>
                        <w:right w:val="none" w:sz="0" w:space="0" w:color="auto"/>
                      </w:divBdr>
                      <w:divsChild>
                        <w:div w:id="1072968810">
                          <w:marLeft w:val="0"/>
                          <w:marRight w:val="0"/>
                          <w:marTop w:val="0"/>
                          <w:marBottom w:val="0"/>
                          <w:divBdr>
                            <w:top w:val="none" w:sz="0" w:space="0" w:color="auto"/>
                            <w:left w:val="none" w:sz="0" w:space="0" w:color="auto"/>
                            <w:bottom w:val="none" w:sz="0" w:space="0" w:color="auto"/>
                            <w:right w:val="none" w:sz="0" w:space="0" w:color="auto"/>
                          </w:divBdr>
                          <w:divsChild>
                            <w:div w:id="329140371">
                              <w:marLeft w:val="0"/>
                              <w:marRight w:val="0"/>
                              <w:marTop w:val="0"/>
                              <w:marBottom w:val="0"/>
                              <w:divBdr>
                                <w:top w:val="none" w:sz="0" w:space="0" w:color="auto"/>
                                <w:left w:val="none" w:sz="0" w:space="0" w:color="auto"/>
                                <w:bottom w:val="none" w:sz="0" w:space="0" w:color="auto"/>
                                <w:right w:val="none" w:sz="0" w:space="0" w:color="auto"/>
                              </w:divBdr>
                              <w:divsChild>
                                <w:div w:id="1137457270">
                                  <w:marLeft w:val="0"/>
                                  <w:marRight w:val="0"/>
                                  <w:marTop w:val="0"/>
                                  <w:marBottom w:val="0"/>
                                  <w:divBdr>
                                    <w:top w:val="none" w:sz="0" w:space="0" w:color="auto"/>
                                    <w:left w:val="none" w:sz="0" w:space="0" w:color="auto"/>
                                    <w:bottom w:val="none" w:sz="0" w:space="0" w:color="auto"/>
                                    <w:right w:val="none" w:sz="0" w:space="0" w:color="auto"/>
                                  </w:divBdr>
                                  <w:divsChild>
                                    <w:div w:id="1179852147">
                                      <w:marLeft w:val="0"/>
                                      <w:marRight w:val="0"/>
                                      <w:marTop w:val="0"/>
                                      <w:marBottom w:val="0"/>
                                      <w:divBdr>
                                        <w:top w:val="none" w:sz="0" w:space="0" w:color="auto"/>
                                        <w:left w:val="none" w:sz="0" w:space="0" w:color="auto"/>
                                        <w:bottom w:val="none" w:sz="0" w:space="0" w:color="auto"/>
                                        <w:right w:val="none" w:sz="0" w:space="0" w:color="auto"/>
                                      </w:divBdr>
                                      <w:divsChild>
                                        <w:div w:id="33821536">
                                          <w:marLeft w:val="0"/>
                                          <w:marRight w:val="0"/>
                                          <w:marTop w:val="0"/>
                                          <w:marBottom w:val="0"/>
                                          <w:divBdr>
                                            <w:top w:val="none" w:sz="0" w:space="0" w:color="auto"/>
                                            <w:left w:val="none" w:sz="0" w:space="0" w:color="auto"/>
                                            <w:bottom w:val="none" w:sz="0" w:space="0" w:color="auto"/>
                                            <w:right w:val="none" w:sz="0" w:space="0" w:color="auto"/>
                                          </w:divBdr>
                                          <w:divsChild>
                                            <w:div w:id="958148511">
                                              <w:marLeft w:val="0"/>
                                              <w:marRight w:val="0"/>
                                              <w:marTop w:val="0"/>
                                              <w:marBottom w:val="0"/>
                                              <w:divBdr>
                                                <w:top w:val="none" w:sz="0" w:space="0" w:color="auto"/>
                                                <w:left w:val="none" w:sz="0" w:space="0" w:color="auto"/>
                                                <w:bottom w:val="none" w:sz="0" w:space="0" w:color="auto"/>
                                                <w:right w:val="none" w:sz="0" w:space="0" w:color="auto"/>
                                              </w:divBdr>
                                            </w:div>
                                            <w:div w:id="2022119877">
                                              <w:marLeft w:val="0"/>
                                              <w:marRight w:val="0"/>
                                              <w:marTop w:val="0"/>
                                              <w:marBottom w:val="0"/>
                                              <w:divBdr>
                                                <w:top w:val="none" w:sz="0" w:space="0" w:color="auto"/>
                                                <w:left w:val="none" w:sz="0" w:space="0" w:color="auto"/>
                                                <w:bottom w:val="none" w:sz="0" w:space="0" w:color="auto"/>
                                                <w:right w:val="none" w:sz="0" w:space="0" w:color="auto"/>
                                              </w:divBdr>
                                            </w:div>
                                            <w:div w:id="2088766583">
                                              <w:marLeft w:val="0"/>
                                              <w:marRight w:val="0"/>
                                              <w:marTop w:val="0"/>
                                              <w:marBottom w:val="0"/>
                                              <w:divBdr>
                                                <w:top w:val="none" w:sz="0" w:space="0" w:color="auto"/>
                                                <w:left w:val="none" w:sz="0" w:space="0" w:color="auto"/>
                                                <w:bottom w:val="none" w:sz="0" w:space="0" w:color="auto"/>
                                                <w:right w:val="none" w:sz="0" w:space="0" w:color="auto"/>
                                              </w:divBdr>
                                              <w:divsChild>
                                                <w:div w:id="902254534">
                                                  <w:marLeft w:val="0"/>
                                                  <w:marRight w:val="0"/>
                                                  <w:marTop w:val="0"/>
                                                  <w:marBottom w:val="0"/>
                                                  <w:divBdr>
                                                    <w:top w:val="none" w:sz="0" w:space="0" w:color="auto"/>
                                                    <w:left w:val="none" w:sz="0" w:space="0" w:color="auto"/>
                                                    <w:bottom w:val="none" w:sz="0" w:space="0" w:color="auto"/>
                                                    <w:right w:val="none" w:sz="0" w:space="0" w:color="auto"/>
                                                  </w:divBdr>
                                                  <w:divsChild>
                                                    <w:div w:id="75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2025">
                                          <w:marLeft w:val="0"/>
                                          <w:marRight w:val="0"/>
                                          <w:marTop w:val="0"/>
                                          <w:marBottom w:val="0"/>
                                          <w:divBdr>
                                            <w:top w:val="none" w:sz="0" w:space="0" w:color="auto"/>
                                            <w:left w:val="none" w:sz="0" w:space="0" w:color="auto"/>
                                            <w:bottom w:val="none" w:sz="0" w:space="0" w:color="auto"/>
                                            <w:right w:val="none" w:sz="0" w:space="0" w:color="auto"/>
                                          </w:divBdr>
                                          <w:divsChild>
                                            <w:div w:id="197623596">
                                              <w:marLeft w:val="0"/>
                                              <w:marRight w:val="0"/>
                                              <w:marTop w:val="0"/>
                                              <w:marBottom w:val="0"/>
                                              <w:divBdr>
                                                <w:top w:val="none" w:sz="0" w:space="0" w:color="auto"/>
                                                <w:left w:val="none" w:sz="0" w:space="0" w:color="auto"/>
                                                <w:bottom w:val="none" w:sz="0" w:space="0" w:color="auto"/>
                                                <w:right w:val="none" w:sz="0" w:space="0" w:color="auto"/>
                                              </w:divBdr>
                                              <w:divsChild>
                                                <w:div w:id="986780410">
                                                  <w:marLeft w:val="0"/>
                                                  <w:marRight w:val="0"/>
                                                  <w:marTop w:val="0"/>
                                                  <w:marBottom w:val="0"/>
                                                  <w:divBdr>
                                                    <w:top w:val="none" w:sz="0" w:space="0" w:color="auto"/>
                                                    <w:left w:val="none" w:sz="0" w:space="0" w:color="auto"/>
                                                    <w:bottom w:val="none" w:sz="0" w:space="0" w:color="auto"/>
                                                    <w:right w:val="none" w:sz="0" w:space="0" w:color="auto"/>
                                                  </w:divBdr>
                                                  <w:divsChild>
                                                    <w:div w:id="9344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4246">
                                              <w:marLeft w:val="0"/>
                                              <w:marRight w:val="0"/>
                                              <w:marTop w:val="0"/>
                                              <w:marBottom w:val="0"/>
                                              <w:divBdr>
                                                <w:top w:val="none" w:sz="0" w:space="0" w:color="auto"/>
                                                <w:left w:val="none" w:sz="0" w:space="0" w:color="auto"/>
                                                <w:bottom w:val="none" w:sz="0" w:space="0" w:color="auto"/>
                                                <w:right w:val="none" w:sz="0" w:space="0" w:color="auto"/>
                                              </w:divBdr>
                                            </w:div>
                                            <w:div w:id="1920552639">
                                              <w:marLeft w:val="0"/>
                                              <w:marRight w:val="0"/>
                                              <w:marTop w:val="0"/>
                                              <w:marBottom w:val="0"/>
                                              <w:divBdr>
                                                <w:top w:val="none" w:sz="0" w:space="0" w:color="auto"/>
                                                <w:left w:val="none" w:sz="0" w:space="0" w:color="auto"/>
                                                <w:bottom w:val="none" w:sz="0" w:space="0" w:color="auto"/>
                                                <w:right w:val="none" w:sz="0" w:space="0" w:color="auto"/>
                                              </w:divBdr>
                                            </w:div>
                                          </w:divsChild>
                                        </w:div>
                                        <w:div w:id="971669022">
                                          <w:marLeft w:val="0"/>
                                          <w:marRight w:val="0"/>
                                          <w:marTop w:val="0"/>
                                          <w:marBottom w:val="0"/>
                                          <w:divBdr>
                                            <w:top w:val="none" w:sz="0" w:space="0" w:color="auto"/>
                                            <w:left w:val="none" w:sz="0" w:space="0" w:color="auto"/>
                                            <w:bottom w:val="none" w:sz="0" w:space="0" w:color="auto"/>
                                            <w:right w:val="none" w:sz="0" w:space="0" w:color="auto"/>
                                          </w:divBdr>
                                          <w:divsChild>
                                            <w:div w:id="614137923">
                                              <w:marLeft w:val="0"/>
                                              <w:marRight w:val="0"/>
                                              <w:marTop w:val="0"/>
                                              <w:marBottom w:val="0"/>
                                              <w:divBdr>
                                                <w:top w:val="none" w:sz="0" w:space="0" w:color="auto"/>
                                                <w:left w:val="none" w:sz="0" w:space="0" w:color="auto"/>
                                                <w:bottom w:val="none" w:sz="0" w:space="0" w:color="auto"/>
                                                <w:right w:val="none" w:sz="0" w:space="0" w:color="auto"/>
                                              </w:divBdr>
                                            </w:div>
                                            <w:div w:id="1536233939">
                                              <w:marLeft w:val="0"/>
                                              <w:marRight w:val="0"/>
                                              <w:marTop w:val="0"/>
                                              <w:marBottom w:val="0"/>
                                              <w:divBdr>
                                                <w:top w:val="none" w:sz="0" w:space="0" w:color="auto"/>
                                                <w:left w:val="none" w:sz="0" w:space="0" w:color="auto"/>
                                                <w:bottom w:val="none" w:sz="0" w:space="0" w:color="auto"/>
                                                <w:right w:val="none" w:sz="0" w:space="0" w:color="auto"/>
                                              </w:divBdr>
                                              <w:divsChild>
                                                <w:div w:id="1705015030">
                                                  <w:marLeft w:val="0"/>
                                                  <w:marRight w:val="0"/>
                                                  <w:marTop w:val="0"/>
                                                  <w:marBottom w:val="0"/>
                                                  <w:divBdr>
                                                    <w:top w:val="none" w:sz="0" w:space="0" w:color="auto"/>
                                                    <w:left w:val="none" w:sz="0" w:space="0" w:color="auto"/>
                                                    <w:bottom w:val="none" w:sz="0" w:space="0" w:color="auto"/>
                                                    <w:right w:val="none" w:sz="0" w:space="0" w:color="auto"/>
                                                  </w:divBdr>
                                                  <w:divsChild>
                                                    <w:div w:id="4358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95369">
                                              <w:marLeft w:val="0"/>
                                              <w:marRight w:val="0"/>
                                              <w:marTop w:val="0"/>
                                              <w:marBottom w:val="0"/>
                                              <w:divBdr>
                                                <w:top w:val="none" w:sz="0" w:space="0" w:color="auto"/>
                                                <w:left w:val="none" w:sz="0" w:space="0" w:color="auto"/>
                                                <w:bottom w:val="none" w:sz="0" w:space="0" w:color="auto"/>
                                                <w:right w:val="none" w:sz="0" w:space="0" w:color="auto"/>
                                              </w:divBdr>
                                            </w:div>
                                          </w:divsChild>
                                        </w:div>
                                        <w:div w:id="1172918442">
                                          <w:marLeft w:val="0"/>
                                          <w:marRight w:val="0"/>
                                          <w:marTop w:val="0"/>
                                          <w:marBottom w:val="0"/>
                                          <w:divBdr>
                                            <w:top w:val="none" w:sz="0" w:space="0" w:color="auto"/>
                                            <w:left w:val="none" w:sz="0" w:space="0" w:color="auto"/>
                                            <w:bottom w:val="none" w:sz="0" w:space="0" w:color="auto"/>
                                            <w:right w:val="none" w:sz="0" w:space="0" w:color="auto"/>
                                          </w:divBdr>
                                          <w:divsChild>
                                            <w:div w:id="1331592750">
                                              <w:marLeft w:val="0"/>
                                              <w:marRight w:val="0"/>
                                              <w:marTop w:val="0"/>
                                              <w:marBottom w:val="0"/>
                                              <w:divBdr>
                                                <w:top w:val="none" w:sz="0" w:space="0" w:color="auto"/>
                                                <w:left w:val="none" w:sz="0" w:space="0" w:color="auto"/>
                                                <w:bottom w:val="none" w:sz="0" w:space="0" w:color="auto"/>
                                                <w:right w:val="none" w:sz="0" w:space="0" w:color="auto"/>
                                              </w:divBdr>
                                            </w:div>
                                          </w:divsChild>
                                        </w:div>
                                        <w:div w:id="1688874096">
                                          <w:marLeft w:val="0"/>
                                          <w:marRight w:val="0"/>
                                          <w:marTop w:val="0"/>
                                          <w:marBottom w:val="0"/>
                                          <w:divBdr>
                                            <w:top w:val="none" w:sz="0" w:space="0" w:color="auto"/>
                                            <w:left w:val="none" w:sz="0" w:space="0" w:color="auto"/>
                                            <w:bottom w:val="none" w:sz="0" w:space="0" w:color="auto"/>
                                            <w:right w:val="none" w:sz="0" w:space="0" w:color="auto"/>
                                          </w:divBdr>
                                          <w:divsChild>
                                            <w:div w:id="35083945">
                                              <w:marLeft w:val="0"/>
                                              <w:marRight w:val="0"/>
                                              <w:marTop w:val="0"/>
                                              <w:marBottom w:val="0"/>
                                              <w:divBdr>
                                                <w:top w:val="none" w:sz="0" w:space="0" w:color="auto"/>
                                                <w:left w:val="none" w:sz="0" w:space="0" w:color="auto"/>
                                                <w:bottom w:val="none" w:sz="0" w:space="0" w:color="auto"/>
                                                <w:right w:val="none" w:sz="0" w:space="0" w:color="auto"/>
                                              </w:divBdr>
                                            </w:div>
                                            <w:div w:id="90859898">
                                              <w:marLeft w:val="0"/>
                                              <w:marRight w:val="0"/>
                                              <w:marTop w:val="0"/>
                                              <w:marBottom w:val="0"/>
                                              <w:divBdr>
                                                <w:top w:val="none" w:sz="0" w:space="0" w:color="auto"/>
                                                <w:left w:val="none" w:sz="0" w:space="0" w:color="auto"/>
                                                <w:bottom w:val="none" w:sz="0" w:space="0" w:color="auto"/>
                                                <w:right w:val="none" w:sz="0" w:space="0" w:color="auto"/>
                                              </w:divBdr>
                                              <w:divsChild>
                                                <w:div w:id="2051294350">
                                                  <w:marLeft w:val="0"/>
                                                  <w:marRight w:val="0"/>
                                                  <w:marTop w:val="0"/>
                                                  <w:marBottom w:val="0"/>
                                                  <w:divBdr>
                                                    <w:top w:val="none" w:sz="0" w:space="0" w:color="auto"/>
                                                    <w:left w:val="none" w:sz="0" w:space="0" w:color="auto"/>
                                                    <w:bottom w:val="none" w:sz="0" w:space="0" w:color="auto"/>
                                                    <w:right w:val="none" w:sz="0" w:space="0" w:color="auto"/>
                                                  </w:divBdr>
                                                  <w:divsChild>
                                                    <w:div w:id="9729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41055">
          <w:marLeft w:val="0"/>
          <w:marRight w:val="0"/>
          <w:marTop w:val="0"/>
          <w:marBottom w:val="0"/>
          <w:divBdr>
            <w:top w:val="none" w:sz="0" w:space="0" w:color="auto"/>
            <w:left w:val="none" w:sz="0" w:space="0" w:color="auto"/>
            <w:bottom w:val="none" w:sz="0" w:space="0" w:color="auto"/>
            <w:right w:val="none" w:sz="0" w:space="0" w:color="auto"/>
          </w:divBdr>
          <w:divsChild>
            <w:div w:id="1971157691">
              <w:marLeft w:val="0"/>
              <w:marRight w:val="0"/>
              <w:marTop w:val="0"/>
              <w:marBottom w:val="0"/>
              <w:divBdr>
                <w:top w:val="none" w:sz="0" w:space="0" w:color="auto"/>
                <w:left w:val="none" w:sz="0" w:space="0" w:color="auto"/>
                <w:bottom w:val="none" w:sz="0" w:space="0" w:color="auto"/>
                <w:right w:val="none" w:sz="0" w:space="0" w:color="auto"/>
              </w:divBdr>
              <w:divsChild>
                <w:div w:id="1603107782">
                  <w:marLeft w:val="0"/>
                  <w:marRight w:val="0"/>
                  <w:marTop w:val="0"/>
                  <w:marBottom w:val="0"/>
                  <w:divBdr>
                    <w:top w:val="none" w:sz="0" w:space="0" w:color="auto"/>
                    <w:left w:val="none" w:sz="0" w:space="0" w:color="auto"/>
                    <w:bottom w:val="none" w:sz="0" w:space="0" w:color="auto"/>
                    <w:right w:val="none" w:sz="0" w:space="0" w:color="auto"/>
                  </w:divBdr>
                  <w:divsChild>
                    <w:div w:id="713891331">
                      <w:marLeft w:val="0"/>
                      <w:marRight w:val="0"/>
                      <w:marTop w:val="0"/>
                      <w:marBottom w:val="0"/>
                      <w:divBdr>
                        <w:top w:val="none" w:sz="0" w:space="0" w:color="auto"/>
                        <w:left w:val="none" w:sz="0" w:space="0" w:color="auto"/>
                        <w:bottom w:val="none" w:sz="0" w:space="0" w:color="auto"/>
                        <w:right w:val="none" w:sz="0" w:space="0" w:color="auto"/>
                      </w:divBdr>
                      <w:divsChild>
                        <w:div w:id="167722663">
                          <w:marLeft w:val="0"/>
                          <w:marRight w:val="0"/>
                          <w:marTop w:val="0"/>
                          <w:marBottom w:val="0"/>
                          <w:divBdr>
                            <w:top w:val="none" w:sz="0" w:space="0" w:color="auto"/>
                            <w:left w:val="none" w:sz="0" w:space="0" w:color="auto"/>
                            <w:bottom w:val="none" w:sz="0" w:space="0" w:color="auto"/>
                            <w:right w:val="none" w:sz="0" w:space="0" w:color="auto"/>
                          </w:divBdr>
                          <w:divsChild>
                            <w:div w:id="438795026">
                              <w:marLeft w:val="0"/>
                              <w:marRight w:val="0"/>
                              <w:marTop w:val="0"/>
                              <w:marBottom w:val="0"/>
                              <w:divBdr>
                                <w:top w:val="none" w:sz="0" w:space="0" w:color="auto"/>
                                <w:left w:val="none" w:sz="0" w:space="0" w:color="auto"/>
                                <w:bottom w:val="none" w:sz="0" w:space="0" w:color="auto"/>
                                <w:right w:val="none" w:sz="0" w:space="0" w:color="auto"/>
                              </w:divBdr>
                              <w:divsChild>
                                <w:div w:id="463694449">
                                  <w:marLeft w:val="0"/>
                                  <w:marRight w:val="0"/>
                                  <w:marTop w:val="0"/>
                                  <w:marBottom w:val="0"/>
                                  <w:divBdr>
                                    <w:top w:val="none" w:sz="0" w:space="0" w:color="auto"/>
                                    <w:left w:val="none" w:sz="0" w:space="0" w:color="auto"/>
                                    <w:bottom w:val="none" w:sz="0" w:space="0" w:color="auto"/>
                                    <w:right w:val="none" w:sz="0" w:space="0" w:color="auto"/>
                                  </w:divBdr>
                                  <w:divsChild>
                                    <w:div w:id="541677665">
                                      <w:marLeft w:val="0"/>
                                      <w:marRight w:val="0"/>
                                      <w:marTop w:val="0"/>
                                      <w:marBottom w:val="0"/>
                                      <w:divBdr>
                                        <w:top w:val="none" w:sz="0" w:space="0" w:color="auto"/>
                                        <w:left w:val="none" w:sz="0" w:space="0" w:color="auto"/>
                                        <w:bottom w:val="none" w:sz="0" w:space="0" w:color="auto"/>
                                        <w:right w:val="none" w:sz="0" w:space="0" w:color="auto"/>
                                      </w:divBdr>
                                      <w:divsChild>
                                        <w:div w:id="7024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007218">
          <w:marLeft w:val="0"/>
          <w:marRight w:val="0"/>
          <w:marTop w:val="0"/>
          <w:marBottom w:val="0"/>
          <w:divBdr>
            <w:top w:val="none" w:sz="0" w:space="0" w:color="auto"/>
            <w:left w:val="none" w:sz="0" w:space="0" w:color="auto"/>
            <w:bottom w:val="none" w:sz="0" w:space="0" w:color="auto"/>
            <w:right w:val="none" w:sz="0" w:space="0" w:color="auto"/>
          </w:divBdr>
          <w:divsChild>
            <w:div w:id="1040744267">
              <w:marLeft w:val="0"/>
              <w:marRight w:val="0"/>
              <w:marTop w:val="0"/>
              <w:marBottom w:val="0"/>
              <w:divBdr>
                <w:top w:val="none" w:sz="0" w:space="0" w:color="auto"/>
                <w:left w:val="none" w:sz="0" w:space="0" w:color="auto"/>
                <w:bottom w:val="none" w:sz="0" w:space="0" w:color="auto"/>
                <w:right w:val="none" w:sz="0" w:space="0" w:color="auto"/>
              </w:divBdr>
              <w:divsChild>
                <w:div w:id="2145849296">
                  <w:marLeft w:val="0"/>
                  <w:marRight w:val="0"/>
                  <w:marTop w:val="0"/>
                  <w:marBottom w:val="0"/>
                  <w:divBdr>
                    <w:top w:val="none" w:sz="0" w:space="0" w:color="auto"/>
                    <w:left w:val="none" w:sz="0" w:space="0" w:color="auto"/>
                    <w:bottom w:val="none" w:sz="0" w:space="0" w:color="auto"/>
                    <w:right w:val="none" w:sz="0" w:space="0" w:color="auto"/>
                  </w:divBdr>
                  <w:divsChild>
                    <w:div w:id="1489133471">
                      <w:marLeft w:val="0"/>
                      <w:marRight w:val="0"/>
                      <w:marTop w:val="0"/>
                      <w:marBottom w:val="0"/>
                      <w:divBdr>
                        <w:top w:val="none" w:sz="0" w:space="0" w:color="auto"/>
                        <w:left w:val="none" w:sz="0" w:space="0" w:color="auto"/>
                        <w:bottom w:val="none" w:sz="0" w:space="0" w:color="auto"/>
                        <w:right w:val="none" w:sz="0" w:space="0" w:color="auto"/>
                      </w:divBdr>
                      <w:divsChild>
                        <w:div w:id="492450528">
                          <w:marLeft w:val="0"/>
                          <w:marRight w:val="0"/>
                          <w:marTop w:val="0"/>
                          <w:marBottom w:val="0"/>
                          <w:divBdr>
                            <w:top w:val="none" w:sz="0" w:space="0" w:color="auto"/>
                            <w:left w:val="none" w:sz="0" w:space="0" w:color="auto"/>
                            <w:bottom w:val="none" w:sz="0" w:space="0" w:color="auto"/>
                            <w:right w:val="none" w:sz="0" w:space="0" w:color="auto"/>
                          </w:divBdr>
                          <w:divsChild>
                            <w:div w:id="1591312349">
                              <w:marLeft w:val="0"/>
                              <w:marRight w:val="0"/>
                              <w:marTop w:val="0"/>
                              <w:marBottom w:val="0"/>
                              <w:divBdr>
                                <w:top w:val="none" w:sz="0" w:space="0" w:color="auto"/>
                                <w:left w:val="none" w:sz="0" w:space="0" w:color="auto"/>
                                <w:bottom w:val="none" w:sz="0" w:space="0" w:color="auto"/>
                                <w:right w:val="none" w:sz="0" w:space="0" w:color="auto"/>
                              </w:divBdr>
                              <w:divsChild>
                                <w:div w:id="2111314051">
                                  <w:marLeft w:val="0"/>
                                  <w:marRight w:val="0"/>
                                  <w:marTop w:val="0"/>
                                  <w:marBottom w:val="0"/>
                                  <w:divBdr>
                                    <w:top w:val="none" w:sz="0" w:space="0" w:color="auto"/>
                                    <w:left w:val="none" w:sz="0" w:space="0" w:color="auto"/>
                                    <w:bottom w:val="none" w:sz="0" w:space="0" w:color="auto"/>
                                    <w:right w:val="none" w:sz="0" w:space="0" w:color="auto"/>
                                  </w:divBdr>
                                </w:div>
                              </w:divsChild>
                            </w:div>
                            <w:div w:id="1861888694">
                              <w:marLeft w:val="0"/>
                              <w:marRight w:val="0"/>
                              <w:marTop w:val="0"/>
                              <w:marBottom w:val="0"/>
                              <w:divBdr>
                                <w:top w:val="none" w:sz="0" w:space="0" w:color="auto"/>
                                <w:left w:val="none" w:sz="0" w:space="0" w:color="auto"/>
                                <w:bottom w:val="none" w:sz="0" w:space="0" w:color="auto"/>
                                <w:right w:val="none" w:sz="0" w:space="0" w:color="auto"/>
                              </w:divBdr>
                              <w:divsChild>
                                <w:div w:id="2084598328">
                                  <w:marLeft w:val="0"/>
                                  <w:marRight w:val="0"/>
                                  <w:marTop w:val="0"/>
                                  <w:marBottom w:val="0"/>
                                  <w:divBdr>
                                    <w:top w:val="none" w:sz="0" w:space="0" w:color="auto"/>
                                    <w:left w:val="none" w:sz="0" w:space="0" w:color="auto"/>
                                    <w:bottom w:val="none" w:sz="0" w:space="0" w:color="auto"/>
                                    <w:right w:val="none" w:sz="0" w:space="0" w:color="auto"/>
                                  </w:divBdr>
                                </w:div>
                              </w:divsChild>
                            </w:div>
                            <w:div w:id="2077704356">
                              <w:marLeft w:val="0"/>
                              <w:marRight w:val="0"/>
                              <w:marTop w:val="0"/>
                              <w:marBottom w:val="0"/>
                              <w:divBdr>
                                <w:top w:val="none" w:sz="0" w:space="0" w:color="auto"/>
                                <w:left w:val="none" w:sz="0" w:space="0" w:color="auto"/>
                                <w:bottom w:val="none" w:sz="0" w:space="0" w:color="auto"/>
                                <w:right w:val="none" w:sz="0" w:space="0" w:color="auto"/>
                              </w:divBdr>
                              <w:divsChild>
                                <w:div w:id="6345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2451">
                          <w:marLeft w:val="0"/>
                          <w:marRight w:val="0"/>
                          <w:marTop w:val="0"/>
                          <w:marBottom w:val="0"/>
                          <w:divBdr>
                            <w:top w:val="none" w:sz="0" w:space="0" w:color="auto"/>
                            <w:left w:val="none" w:sz="0" w:space="0" w:color="auto"/>
                            <w:bottom w:val="none" w:sz="0" w:space="0" w:color="auto"/>
                            <w:right w:val="none" w:sz="0" w:space="0" w:color="auto"/>
                          </w:divBdr>
                          <w:divsChild>
                            <w:div w:id="1895464300">
                              <w:marLeft w:val="0"/>
                              <w:marRight w:val="0"/>
                              <w:marTop w:val="0"/>
                              <w:marBottom w:val="0"/>
                              <w:divBdr>
                                <w:top w:val="none" w:sz="0" w:space="0" w:color="auto"/>
                                <w:left w:val="none" w:sz="0" w:space="0" w:color="auto"/>
                                <w:bottom w:val="none" w:sz="0" w:space="0" w:color="auto"/>
                                <w:right w:val="none" w:sz="0" w:space="0" w:color="auto"/>
                              </w:divBdr>
                              <w:divsChild>
                                <w:div w:id="413019145">
                                  <w:marLeft w:val="0"/>
                                  <w:marRight w:val="0"/>
                                  <w:marTop w:val="0"/>
                                  <w:marBottom w:val="0"/>
                                  <w:divBdr>
                                    <w:top w:val="none" w:sz="0" w:space="0" w:color="auto"/>
                                    <w:left w:val="none" w:sz="0" w:space="0" w:color="auto"/>
                                    <w:bottom w:val="none" w:sz="0" w:space="0" w:color="auto"/>
                                    <w:right w:val="none" w:sz="0" w:space="0" w:color="auto"/>
                                  </w:divBdr>
                                  <w:divsChild>
                                    <w:div w:id="18354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641006">
          <w:marLeft w:val="0"/>
          <w:marRight w:val="0"/>
          <w:marTop w:val="0"/>
          <w:marBottom w:val="0"/>
          <w:divBdr>
            <w:top w:val="none" w:sz="0" w:space="0" w:color="auto"/>
            <w:left w:val="none" w:sz="0" w:space="0" w:color="auto"/>
            <w:bottom w:val="none" w:sz="0" w:space="0" w:color="auto"/>
            <w:right w:val="none" w:sz="0" w:space="0" w:color="auto"/>
          </w:divBdr>
          <w:divsChild>
            <w:div w:id="1204444280">
              <w:marLeft w:val="0"/>
              <w:marRight w:val="0"/>
              <w:marTop w:val="0"/>
              <w:marBottom w:val="0"/>
              <w:divBdr>
                <w:top w:val="none" w:sz="0" w:space="0" w:color="auto"/>
                <w:left w:val="none" w:sz="0" w:space="0" w:color="auto"/>
                <w:bottom w:val="none" w:sz="0" w:space="0" w:color="auto"/>
                <w:right w:val="none" w:sz="0" w:space="0" w:color="auto"/>
              </w:divBdr>
              <w:divsChild>
                <w:div w:id="1974478275">
                  <w:marLeft w:val="0"/>
                  <w:marRight w:val="0"/>
                  <w:marTop w:val="0"/>
                  <w:marBottom w:val="0"/>
                  <w:divBdr>
                    <w:top w:val="none" w:sz="0" w:space="0" w:color="auto"/>
                    <w:left w:val="none" w:sz="0" w:space="0" w:color="auto"/>
                    <w:bottom w:val="none" w:sz="0" w:space="0" w:color="auto"/>
                    <w:right w:val="none" w:sz="0" w:space="0" w:color="auto"/>
                  </w:divBdr>
                  <w:divsChild>
                    <w:div w:id="112067060">
                      <w:marLeft w:val="0"/>
                      <w:marRight w:val="0"/>
                      <w:marTop w:val="0"/>
                      <w:marBottom w:val="0"/>
                      <w:divBdr>
                        <w:top w:val="none" w:sz="0" w:space="0" w:color="auto"/>
                        <w:left w:val="none" w:sz="0" w:space="0" w:color="auto"/>
                        <w:bottom w:val="none" w:sz="0" w:space="0" w:color="auto"/>
                        <w:right w:val="none" w:sz="0" w:space="0" w:color="auto"/>
                      </w:divBdr>
                      <w:divsChild>
                        <w:div w:id="1160659496">
                          <w:marLeft w:val="0"/>
                          <w:marRight w:val="0"/>
                          <w:marTop w:val="0"/>
                          <w:marBottom w:val="0"/>
                          <w:divBdr>
                            <w:top w:val="none" w:sz="0" w:space="0" w:color="auto"/>
                            <w:left w:val="none" w:sz="0" w:space="0" w:color="auto"/>
                            <w:bottom w:val="none" w:sz="0" w:space="0" w:color="auto"/>
                            <w:right w:val="none" w:sz="0" w:space="0" w:color="auto"/>
                          </w:divBdr>
                          <w:divsChild>
                            <w:div w:id="1390112537">
                              <w:marLeft w:val="0"/>
                              <w:marRight w:val="0"/>
                              <w:marTop w:val="0"/>
                              <w:marBottom w:val="0"/>
                              <w:divBdr>
                                <w:top w:val="none" w:sz="0" w:space="0" w:color="auto"/>
                                <w:left w:val="none" w:sz="0" w:space="0" w:color="auto"/>
                                <w:bottom w:val="none" w:sz="0" w:space="0" w:color="auto"/>
                                <w:right w:val="none" w:sz="0" w:space="0" w:color="auto"/>
                              </w:divBdr>
                              <w:divsChild>
                                <w:div w:id="483593966">
                                  <w:marLeft w:val="0"/>
                                  <w:marRight w:val="0"/>
                                  <w:marTop w:val="0"/>
                                  <w:marBottom w:val="0"/>
                                  <w:divBdr>
                                    <w:top w:val="none" w:sz="0" w:space="0" w:color="auto"/>
                                    <w:left w:val="none" w:sz="0" w:space="0" w:color="auto"/>
                                    <w:bottom w:val="none" w:sz="0" w:space="0" w:color="auto"/>
                                    <w:right w:val="none" w:sz="0" w:space="0" w:color="auto"/>
                                  </w:divBdr>
                                  <w:divsChild>
                                    <w:div w:id="1220173004">
                                      <w:marLeft w:val="0"/>
                                      <w:marRight w:val="0"/>
                                      <w:marTop w:val="0"/>
                                      <w:marBottom w:val="0"/>
                                      <w:divBdr>
                                        <w:top w:val="none" w:sz="0" w:space="0" w:color="auto"/>
                                        <w:left w:val="none" w:sz="0" w:space="0" w:color="auto"/>
                                        <w:bottom w:val="none" w:sz="0" w:space="0" w:color="auto"/>
                                        <w:right w:val="none" w:sz="0" w:space="0" w:color="auto"/>
                                      </w:divBdr>
                                      <w:divsChild>
                                        <w:div w:id="14933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044559">
          <w:marLeft w:val="0"/>
          <w:marRight w:val="0"/>
          <w:marTop w:val="0"/>
          <w:marBottom w:val="0"/>
          <w:divBdr>
            <w:top w:val="none" w:sz="0" w:space="0" w:color="auto"/>
            <w:left w:val="none" w:sz="0" w:space="0" w:color="auto"/>
            <w:bottom w:val="none" w:sz="0" w:space="0" w:color="auto"/>
            <w:right w:val="none" w:sz="0" w:space="0" w:color="auto"/>
          </w:divBdr>
          <w:divsChild>
            <w:div w:id="436877510">
              <w:marLeft w:val="0"/>
              <w:marRight w:val="0"/>
              <w:marTop w:val="0"/>
              <w:marBottom w:val="0"/>
              <w:divBdr>
                <w:top w:val="none" w:sz="0" w:space="0" w:color="auto"/>
                <w:left w:val="none" w:sz="0" w:space="0" w:color="auto"/>
                <w:bottom w:val="none" w:sz="0" w:space="0" w:color="auto"/>
                <w:right w:val="none" w:sz="0" w:space="0" w:color="auto"/>
              </w:divBdr>
              <w:divsChild>
                <w:div w:id="223764517">
                  <w:marLeft w:val="0"/>
                  <w:marRight w:val="0"/>
                  <w:marTop w:val="0"/>
                  <w:marBottom w:val="0"/>
                  <w:divBdr>
                    <w:top w:val="none" w:sz="0" w:space="0" w:color="auto"/>
                    <w:left w:val="none" w:sz="0" w:space="0" w:color="auto"/>
                    <w:bottom w:val="none" w:sz="0" w:space="0" w:color="auto"/>
                    <w:right w:val="none" w:sz="0" w:space="0" w:color="auto"/>
                  </w:divBdr>
                  <w:divsChild>
                    <w:div w:id="1578587803">
                      <w:marLeft w:val="0"/>
                      <w:marRight w:val="0"/>
                      <w:marTop w:val="0"/>
                      <w:marBottom w:val="0"/>
                      <w:divBdr>
                        <w:top w:val="none" w:sz="0" w:space="0" w:color="auto"/>
                        <w:left w:val="none" w:sz="0" w:space="0" w:color="auto"/>
                        <w:bottom w:val="none" w:sz="0" w:space="0" w:color="auto"/>
                        <w:right w:val="none" w:sz="0" w:space="0" w:color="auto"/>
                      </w:divBdr>
                      <w:divsChild>
                        <w:div w:id="1680083507">
                          <w:marLeft w:val="0"/>
                          <w:marRight w:val="0"/>
                          <w:marTop w:val="0"/>
                          <w:marBottom w:val="0"/>
                          <w:divBdr>
                            <w:top w:val="none" w:sz="0" w:space="0" w:color="auto"/>
                            <w:left w:val="none" w:sz="0" w:space="0" w:color="auto"/>
                            <w:bottom w:val="none" w:sz="0" w:space="0" w:color="auto"/>
                            <w:right w:val="none" w:sz="0" w:space="0" w:color="auto"/>
                          </w:divBdr>
                          <w:divsChild>
                            <w:div w:id="1066411887">
                              <w:marLeft w:val="0"/>
                              <w:marRight w:val="0"/>
                              <w:marTop w:val="0"/>
                              <w:marBottom w:val="0"/>
                              <w:divBdr>
                                <w:top w:val="none" w:sz="0" w:space="0" w:color="auto"/>
                                <w:left w:val="none" w:sz="0" w:space="0" w:color="auto"/>
                                <w:bottom w:val="none" w:sz="0" w:space="0" w:color="auto"/>
                                <w:right w:val="none" w:sz="0" w:space="0" w:color="auto"/>
                              </w:divBdr>
                              <w:divsChild>
                                <w:div w:id="733355125">
                                  <w:marLeft w:val="0"/>
                                  <w:marRight w:val="0"/>
                                  <w:marTop w:val="0"/>
                                  <w:marBottom w:val="0"/>
                                  <w:divBdr>
                                    <w:top w:val="none" w:sz="0" w:space="0" w:color="auto"/>
                                    <w:left w:val="none" w:sz="0" w:space="0" w:color="auto"/>
                                    <w:bottom w:val="none" w:sz="0" w:space="0" w:color="auto"/>
                                    <w:right w:val="none" w:sz="0" w:space="0" w:color="auto"/>
                                  </w:divBdr>
                                  <w:divsChild>
                                    <w:div w:id="635448371">
                                      <w:marLeft w:val="0"/>
                                      <w:marRight w:val="0"/>
                                      <w:marTop w:val="0"/>
                                      <w:marBottom w:val="0"/>
                                      <w:divBdr>
                                        <w:top w:val="none" w:sz="0" w:space="0" w:color="auto"/>
                                        <w:left w:val="none" w:sz="0" w:space="0" w:color="auto"/>
                                        <w:bottom w:val="none" w:sz="0" w:space="0" w:color="auto"/>
                                        <w:right w:val="none" w:sz="0" w:space="0" w:color="auto"/>
                                      </w:divBdr>
                                      <w:divsChild>
                                        <w:div w:id="18202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11096">
          <w:marLeft w:val="0"/>
          <w:marRight w:val="0"/>
          <w:marTop w:val="0"/>
          <w:marBottom w:val="0"/>
          <w:divBdr>
            <w:top w:val="none" w:sz="0" w:space="0" w:color="auto"/>
            <w:left w:val="none" w:sz="0" w:space="0" w:color="auto"/>
            <w:bottom w:val="none" w:sz="0" w:space="0" w:color="auto"/>
            <w:right w:val="none" w:sz="0" w:space="0" w:color="auto"/>
          </w:divBdr>
          <w:divsChild>
            <w:div w:id="912159025">
              <w:marLeft w:val="0"/>
              <w:marRight w:val="0"/>
              <w:marTop w:val="0"/>
              <w:marBottom w:val="0"/>
              <w:divBdr>
                <w:top w:val="none" w:sz="0" w:space="0" w:color="auto"/>
                <w:left w:val="none" w:sz="0" w:space="0" w:color="auto"/>
                <w:bottom w:val="none" w:sz="0" w:space="0" w:color="auto"/>
                <w:right w:val="none" w:sz="0" w:space="0" w:color="auto"/>
              </w:divBdr>
              <w:divsChild>
                <w:div w:id="1839467062">
                  <w:marLeft w:val="0"/>
                  <w:marRight w:val="0"/>
                  <w:marTop w:val="0"/>
                  <w:marBottom w:val="0"/>
                  <w:divBdr>
                    <w:top w:val="none" w:sz="0" w:space="0" w:color="auto"/>
                    <w:left w:val="none" w:sz="0" w:space="0" w:color="auto"/>
                    <w:bottom w:val="none" w:sz="0" w:space="0" w:color="auto"/>
                    <w:right w:val="none" w:sz="0" w:space="0" w:color="auto"/>
                  </w:divBdr>
                  <w:divsChild>
                    <w:div w:id="1356344746">
                      <w:marLeft w:val="0"/>
                      <w:marRight w:val="0"/>
                      <w:marTop w:val="0"/>
                      <w:marBottom w:val="0"/>
                      <w:divBdr>
                        <w:top w:val="none" w:sz="0" w:space="0" w:color="auto"/>
                        <w:left w:val="none" w:sz="0" w:space="0" w:color="auto"/>
                        <w:bottom w:val="none" w:sz="0" w:space="0" w:color="auto"/>
                        <w:right w:val="none" w:sz="0" w:space="0" w:color="auto"/>
                      </w:divBdr>
                      <w:divsChild>
                        <w:div w:id="903224538">
                          <w:marLeft w:val="0"/>
                          <w:marRight w:val="0"/>
                          <w:marTop w:val="0"/>
                          <w:marBottom w:val="0"/>
                          <w:divBdr>
                            <w:top w:val="none" w:sz="0" w:space="0" w:color="auto"/>
                            <w:left w:val="none" w:sz="0" w:space="0" w:color="auto"/>
                            <w:bottom w:val="none" w:sz="0" w:space="0" w:color="auto"/>
                            <w:right w:val="none" w:sz="0" w:space="0" w:color="auto"/>
                          </w:divBdr>
                          <w:divsChild>
                            <w:div w:id="213124885">
                              <w:marLeft w:val="0"/>
                              <w:marRight w:val="0"/>
                              <w:marTop w:val="0"/>
                              <w:marBottom w:val="0"/>
                              <w:divBdr>
                                <w:top w:val="none" w:sz="0" w:space="0" w:color="auto"/>
                                <w:left w:val="none" w:sz="0" w:space="0" w:color="auto"/>
                                <w:bottom w:val="none" w:sz="0" w:space="0" w:color="auto"/>
                                <w:right w:val="none" w:sz="0" w:space="0" w:color="auto"/>
                              </w:divBdr>
                              <w:divsChild>
                                <w:div w:id="17518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7784">
                          <w:marLeft w:val="0"/>
                          <w:marRight w:val="0"/>
                          <w:marTop w:val="0"/>
                          <w:marBottom w:val="0"/>
                          <w:divBdr>
                            <w:top w:val="none" w:sz="0" w:space="0" w:color="auto"/>
                            <w:left w:val="none" w:sz="0" w:space="0" w:color="auto"/>
                            <w:bottom w:val="none" w:sz="0" w:space="0" w:color="auto"/>
                            <w:right w:val="none" w:sz="0" w:space="0" w:color="auto"/>
                          </w:divBdr>
                          <w:divsChild>
                            <w:div w:id="1631931610">
                              <w:marLeft w:val="0"/>
                              <w:marRight w:val="0"/>
                              <w:marTop w:val="0"/>
                              <w:marBottom w:val="0"/>
                              <w:divBdr>
                                <w:top w:val="none" w:sz="0" w:space="0" w:color="auto"/>
                                <w:left w:val="none" w:sz="0" w:space="0" w:color="auto"/>
                                <w:bottom w:val="none" w:sz="0" w:space="0" w:color="auto"/>
                                <w:right w:val="none" w:sz="0" w:space="0" w:color="auto"/>
                              </w:divBdr>
                              <w:divsChild>
                                <w:div w:id="1542857813">
                                  <w:marLeft w:val="0"/>
                                  <w:marRight w:val="0"/>
                                  <w:marTop w:val="0"/>
                                  <w:marBottom w:val="0"/>
                                  <w:divBdr>
                                    <w:top w:val="none" w:sz="0" w:space="0" w:color="auto"/>
                                    <w:left w:val="none" w:sz="0" w:space="0" w:color="auto"/>
                                    <w:bottom w:val="none" w:sz="0" w:space="0" w:color="auto"/>
                                    <w:right w:val="none" w:sz="0" w:space="0" w:color="auto"/>
                                  </w:divBdr>
                                  <w:divsChild>
                                    <w:div w:id="4520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26689">
          <w:marLeft w:val="0"/>
          <w:marRight w:val="0"/>
          <w:marTop w:val="0"/>
          <w:marBottom w:val="0"/>
          <w:divBdr>
            <w:top w:val="none" w:sz="0" w:space="0" w:color="auto"/>
            <w:left w:val="none" w:sz="0" w:space="0" w:color="auto"/>
            <w:bottom w:val="none" w:sz="0" w:space="0" w:color="auto"/>
            <w:right w:val="none" w:sz="0" w:space="0" w:color="auto"/>
          </w:divBdr>
          <w:divsChild>
            <w:div w:id="2081324038">
              <w:marLeft w:val="0"/>
              <w:marRight w:val="0"/>
              <w:marTop w:val="0"/>
              <w:marBottom w:val="0"/>
              <w:divBdr>
                <w:top w:val="none" w:sz="0" w:space="0" w:color="auto"/>
                <w:left w:val="none" w:sz="0" w:space="0" w:color="auto"/>
                <w:bottom w:val="none" w:sz="0" w:space="0" w:color="auto"/>
                <w:right w:val="none" w:sz="0" w:space="0" w:color="auto"/>
              </w:divBdr>
              <w:divsChild>
                <w:div w:id="362824508">
                  <w:marLeft w:val="0"/>
                  <w:marRight w:val="0"/>
                  <w:marTop w:val="0"/>
                  <w:marBottom w:val="0"/>
                  <w:divBdr>
                    <w:top w:val="none" w:sz="0" w:space="0" w:color="auto"/>
                    <w:left w:val="none" w:sz="0" w:space="0" w:color="auto"/>
                    <w:bottom w:val="none" w:sz="0" w:space="0" w:color="auto"/>
                    <w:right w:val="none" w:sz="0" w:space="0" w:color="auto"/>
                  </w:divBdr>
                  <w:divsChild>
                    <w:div w:id="1033727061">
                      <w:marLeft w:val="0"/>
                      <w:marRight w:val="0"/>
                      <w:marTop w:val="0"/>
                      <w:marBottom w:val="0"/>
                      <w:divBdr>
                        <w:top w:val="none" w:sz="0" w:space="0" w:color="auto"/>
                        <w:left w:val="none" w:sz="0" w:space="0" w:color="auto"/>
                        <w:bottom w:val="none" w:sz="0" w:space="0" w:color="auto"/>
                        <w:right w:val="none" w:sz="0" w:space="0" w:color="auto"/>
                      </w:divBdr>
                      <w:divsChild>
                        <w:div w:id="1720785346">
                          <w:marLeft w:val="0"/>
                          <w:marRight w:val="0"/>
                          <w:marTop w:val="0"/>
                          <w:marBottom w:val="0"/>
                          <w:divBdr>
                            <w:top w:val="none" w:sz="0" w:space="0" w:color="auto"/>
                            <w:left w:val="none" w:sz="0" w:space="0" w:color="auto"/>
                            <w:bottom w:val="none" w:sz="0" w:space="0" w:color="auto"/>
                            <w:right w:val="none" w:sz="0" w:space="0" w:color="auto"/>
                          </w:divBdr>
                          <w:divsChild>
                            <w:div w:id="1922596422">
                              <w:marLeft w:val="0"/>
                              <w:marRight w:val="0"/>
                              <w:marTop w:val="0"/>
                              <w:marBottom w:val="0"/>
                              <w:divBdr>
                                <w:top w:val="none" w:sz="0" w:space="0" w:color="auto"/>
                                <w:left w:val="none" w:sz="0" w:space="0" w:color="auto"/>
                                <w:bottom w:val="none" w:sz="0" w:space="0" w:color="auto"/>
                                <w:right w:val="none" w:sz="0" w:space="0" w:color="auto"/>
                              </w:divBdr>
                              <w:divsChild>
                                <w:div w:id="2041779982">
                                  <w:marLeft w:val="0"/>
                                  <w:marRight w:val="0"/>
                                  <w:marTop w:val="0"/>
                                  <w:marBottom w:val="0"/>
                                  <w:divBdr>
                                    <w:top w:val="none" w:sz="0" w:space="0" w:color="auto"/>
                                    <w:left w:val="none" w:sz="0" w:space="0" w:color="auto"/>
                                    <w:bottom w:val="none" w:sz="0" w:space="0" w:color="auto"/>
                                    <w:right w:val="none" w:sz="0" w:space="0" w:color="auto"/>
                                  </w:divBdr>
                                  <w:divsChild>
                                    <w:div w:id="845023606">
                                      <w:marLeft w:val="0"/>
                                      <w:marRight w:val="0"/>
                                      <w:marTop w:val="0"/>
                                      <w:marBottom w:val="0"/>
                                      <w:divBdr>
                                        <w:top w:val="none" w:sz="0" w:space="0" w:color="auto"/>
                                        <w:left w:val="none" w:sz="0" w:space="0" w:color="auto"/>
                                        <w:bottom w:val="none" w:sz="0" w:space="0" w:color="auto"/>
                                        <w:right w:val="none" w:sz="0" w:space="0" w:color="auto"/>
                                      </w:divBdr>
                                      <w:divsChild>
                                        <w:div w:id="9238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436343">
          <w:marLeft w:val="0"/>
          <w:marRight w:val="0"/>
          <w:marTop w:val="0"/>
          <w:marBottom w:val="0"/>
          <w:divBdr>
            <w:top w:val="none" w:sz="0" w:space="0" w:color="auto"/>
            <w:left w:val="none" w:sz="0" w:space="0" w:color="auto"/>
            <w:bottom w:val="none" w:sz="0" w:space="0" w:color="auto"/>
            <w:right w:val="none" w:sz="0" w:space="0" w:color="auto"/>
          </w:divBdr>
          <w:divsChild>
            <w:div w:id="1149321161">
              <w:marLeft w:val="0"/>
              <w:marRight w:val="0"/>
              <w:marTop w:val="0"/>
              <w:marBottom w:val="0"/>
              <w:divBdr>
                <w:top w:val="none" w:sz="0" w:space="0" w:color="auto"/>
                <w:left w:val="none" w:sz="0" w:space="0" w:color="auto"/>
                <w:bottom w:val="none" w:sz="0" w:space="0" w:color="auto"/>
                <w:right w:val="none" w:sz="0" w:space="0" w:color="auto"/>
              </w:divBdr>
              <w:divsChild>
                <w:div w:id="567572854">
                  <w:marLeft w:val="0"/>
                  <w:marRight w:val="0"/>
                  <w:marTop w:val="0"/>
                  <w:marBottom w:val="0"/>
                  <w:divBdr>
                    <w:top w:val="none" w:sz="0" w:space="0" w:color="auto"/>
                    <w:left w:val="none" w:sz="0" w:space="0" w:color="auto"/>
                    <w:bottom w:val="none" w:sz="0" w:space="0" w:color="auto"/>
                    <w:right w:val="none" w:sz="0" w:space="0" w:color="auto"/>
                  </w:divBdr>
                  <w:divsChild>
                    <w:div w:id="2071342854">
                      <w:marLeft w:val="0"/>
                      <w:marRight w:val="0"/>
                      <w:marTop w:val="0"/>
                      <w:marBottom w:val="0"/>
                      <w:divBdr>
                        <w:top w:val="none" w:sz="0" w:space="0" w:color="auto"/>
                        <w:left w:val="none" w:sz="0" w:space="0" w:color="auto"/>
                        <w:bottom w:val="none" w:sz="0" w:space="0" w:color="auto"/>
                        <w:right w:val="none" w:sz="0" w:space="0" w:color="auto"/>
                      </w:divBdr>
                      <w:divsChild>
                        <w:div w:id="1254586099">
                          <w:marLeft w:val="0"/>
                          <w:marRight w:val="0"/>
                          <w:marTop w:val="0"/>
                          <w:marBottom w:val="0"/>
                          <w:divBdr>
                            <w:top w:val="none" w:sz="0" w:space="0" w:color="auto"/>
                            <w:left w:val="none" w:sz="0" w:space="0" w:color="auto"/>
                            <w:bottom w:val="none" w:sz="0" w:space="0" w:color="auto"/>
                            <w:right w:val="none" w:sz="0" w:space="0" w:color="auto"/>
                          </w:divBdr>
                          <w:divsChild>
                            <w:div w:id="801121858">
                              <w:marLeft w:val="0"/>
                              <w:marRight w:val="0"/>
                              <w:marTop w:val="0"/>
                              <w:marBottom w:val="0"/>
                              <w:divBdr>
                                <w:top w:val="none" w:sz="0" w:space="0" w:color="auto"/>
                                <w:left w:val="none" w:sz="0" w:space="0" w:color="auto"/>
                                <w:bottom w:val="none" w:sz="0" w:space="0" w:color="auto"/>
                                <w:right w:val="none" w:sz="0" w:space="0" w:color="auto"/>
                              </w:divBdr>
                              <w:divsChild>
                                <w:div w:id="1087076752">
                                  <w:marLeft w:val="0"/>
                                  <w:marRight w:val="0"/>
                                  <w:marTop w:val="0"/>
                                  <w:marBottom w:val="0"/>
                                  <w:divBdr>
                                    <w:top w:val="none" w:sz="0" w:space="0" w:color="auto"/>
                                    <w:left w:val="none" w:sz="0" w:space="0" w:color="auto"/>
                                    <w:bottom w:val="none" w:sz="0" w:space="0" w:color="auto"/>
                                    <w:right w:val="none" w:sz="0" w:space="0" w:color="auto"/>
                                  </w:divBdr>
                                  <w:divsChild>
                                    <w:div w:id="1572621662">
                                      <w:marLeft w:val="0"/>
                                      <w:marRight w:val="0"/>
                                      <w:marTop w:val="0"/>
                                      <w:marBottom w:val="0"/>
                                      <w:divBdr>
                                        <w:top w:val="none" w:sz="0" w:space="0" w:color="auto"/>
                                        <w:left w:val="none" w:sz="0" w:space="0" w:color="auto"/>
                                        <w:bottom w:val="none" w:sz="0" w:space="0" w:color="auto"/>
                                        <w:right w:val="none" w:sz="0" w:space="0" w:color="auto"/>
                                      </w:divBdr>
                                      <w:divsChild>
                                        <w:div w:id="1216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1040">
          <w:marLeft w:val="0"/>
          <w:marRight w:val="0"/>
          <w:marTop w:val="0"/>
          <w:marBottom w:val="0"/>
          <w:divBdr>
            <w:top w:val="none" w:sz="0" w:space="0" w:color="auto"/>
            <w:left w:val="none" w:sz="0" w:space="0" w:color="auto"/>
            <w:bottom w:val="none" w:sz="0" w:space="0" w:color="auto"/>
            <w:right w:val="none" w:sz="0" w:space="0" w:color="auto"/>
          </w:divBdr>
          <w:divsChild>
            <w:div w:id="508447780">
              <w:marLeft w:val="0"/>
              <w:marRight w:val="0"/>
              <w:marTop w:val="0"/>
              <w:marBottom w:val="0"/>
              <w:divBdr>
                <w:top w:val="none" w:sz="0" w:space="0" w:color="auto"/>
                <w:left w:val="none" w:sz="0" w:space="0" w:color="auto"/>
                <w:bottom w:val="none" w:sz="0" w:space="0" w:color="auto"/>
                <w:right w:val="none" w:sz="0" w:space="0" w:color="auto"/>
              </w:divBdr>
              <w:divsChild>
                <w:div w:id="561137997">
                  <w:marLeft w:val="0"/>
                  <w:marRight w:val="0"/>
                  <w:marTop w:val="0"/>
                  <w:marBottom w:val="0"/>
                  <w:divBdr>
                    <w:top w:val="none" w:sz="0" w:space="0" w:color="auto"/>
                    <w:left w:val="none" w:sz="0" w:space="0" w:color="auto"/>
                    <w:bottom w:val="none" w:sz="0" w:space="0" w:color="auto"/>
                    <w:right w:val="none" w:sz="0" w:space="0" w:color="auto"/>
                  </w:divBdr>
                  <w:divsChild>
                    <w:div w:id="1303848300">
                      <w:marLeft w:val="0"/>
                      <w:marRight w:val="0"/>
                      <w:marTop w:val="0"/>
                      <w:marBottom w:val="0"/>
                      <w:divBdr>
                        <w:top w:val="none" w:sz="0" w:space="0" w:color="auto"/>
                        <w:left w:val="none" w:sz="0" w:space="0" w:color="auto"/>
                        <w:bottom w:val="none" w:sz="0" w:space="0" w:color="auto"/>
                        <w:right w:val="none" w:sz="0" w:space="0" w:color="auto"/>
                      </w:divBdr>
                      <w:divsChild>
                        <w:div w:id="339624293">
                          <w:marLeft w:val="0"/>
                          <w:marRight w:val="0"/>
                          <w:marTop w:val="0"/>
                          <w:marBottom w:val="0"/>
                          <w:divBdr>
                            <w:top w:val="none" w:sz="0" w:space="0" w:color="auto"/>
                            <w:left w:val="none" w:sz="0" w:space="0" w:color="auto"/>
                            <w:bottom w:val="none" w:sz="0" w:space="0" w:color="auto"/>
                            <w:right w:val="none" w:sz="0" w:space="0" w:color="auto"/>
                          </w:divBdr>
                          <w:divsChild>
                            <w:div w:id="1467704027">
                              <w:marLeft w:val="0"/>
                              <w:marRight w:val="0"/>
                              <w:marTop w:val="0"/>
                              <w:marBottom w:val="0"/>
                              <w:divBdr>
                                <w:top w:val="none" w:sz="0" w:space="0" w:color="auto"/>
                                <w:left w:val="none" w:sz="0" w:space="0" w:color="auto"/>
                                <w:bottom w:val="none" w:sz="0" w:space="0" w:color="auto"/>
                                <w:right w:val="none" w:sz="0" w:space="0" w:color="auto"/>
                              </w:divBdr>
                              <w:divsChild>
                                <w:div w:id="202642005">
                                  <w:marLeft w:val="0"/>
                                  <w:marRight w:val="0"/>
                                  <w:marTop w:val="0"/>
                                  <w:marBottom w:val="0"/>
                                  <w:divBdr>
                                    <w:top w:val="none" w:sz="0" w:space="0" w:color="auto"/>
                                    <w:left w:val="none" w:sz="0" w:space="0" w:color="auto"/>
                                    <w:bottom w:val="none" w:sz="0" w:space="0" w:color="auto"/>
                                    <w:right w:val="none" w:sz="0" w:space="0" w:color="auto"/>
                                  </w:divBdr>
                                  <w:divsChild>
                                    <w:div w:id="7673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4497">
                          <w:marLeft w:val="0"/>
                          <w:marRight w:val="0"/>
                          <w:marTop w:val="0"/>
                          <w:marBottom w:val="0"/>
                          <w:divBdr>
                            <w:top w:val="none" w:sz="0" w:space="0" w:color="auto"/>
                            <w:left w:val="none" w:sz="0" w:space="0" w:color="auto"/>
                            <w:bottom w:val="none" w:sz="0" w:space="0" w:color="auto"/>
                            <w:right w:val="none" w:sz="0" w:space="0" w:color="auto"/>
                          </w:divBdr>
                          <w:divsChild>
                            <w:div w:id="507596252">
                              <w:marLeft w:val="0"/>
                              <w:marRight w:val="0"/>
                              <w:marTop w:val="0"/>
                              <w:marBottom w:val="0"/>
                              <w:divBdr>
                                <w:top w:val="none" w:sz="0" w:space="0" w:color="auto"/>
                                <w:left w:val="none" w:sz="0" w:space="0" w:color="auto"/>
                                <w:bottom w:val="none" w:sz="0" w:space="0" w:color="auto"/>
                                <w:right w:val="none" w:sz="0" w:space="0" w:color="auto"/>
                              </w:divBdr>
                              <w:divsChild>
                                <w:div w:id="1565797016">
                                  <w:marLeft w:val="0"/>
                                  <w:marRight w:val="0"/>
                                  <w:marTop w:val="0"/>
                                  <w:marBottom w:val="0"/>
                                  <w:divBdr>
                                    <w:top w:val="none" w:sz="0" w:space="0" w:color="auto"/>
                                    <w:left w:val="none" w:sz="0" w:space="0" w:color="auto"/>
                                    <w:bottom w:val="none" w:sz="0" w:space="0" w:color="auto"/>
                                    <w:right w:val="none" w:sz="0" w:space="0" w:color="auto"/>
                                  </w:divBdr>
                                </w:div>
                              </w:divsChild>
                            </w:div>
                            <w:div w:id="1677807617">
                              <w:marLeft w:val="0"/>
                              <w:marRight w:val="0"/>
                              <w:marTop w:val="0"/>
                              <w:marBottom w:val="0"/>
                              <w:divBdr>
                                <w:top w:val="none" w:sz="0" w:space="0" w:color="auto"/>
                                <w:left w:val="none" w:sz="0" w:space="0" w:color="auto"/>
                                <w:bottom w:val="none" w:sz="0" w:space="0" w:color="auto"/>
                                <w:right w:val="none" w:sz="0" w:space="0" w:color="auto"/>
                              </w:divBdr>
                              <w:divsChild>
                                <w:div w:id="155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74891">
          <w:marLeft w:val="0"/>
          <w:marRight w:val="0"/>
          <w:marTop w:val="0"/>
          <w:marBottom w:val="0"/>
          <w:divBdr>
            <w:top w:val="none" w:sz="0" w:space="0" w:color="auto"/>
            <w:left w:val="none" w:sz="0" w:space="0" w:color="auto"/>
            <w:bottom w:val="none" w:sz="0" w:space="0" w:color="auto"/>
            <w:right w:val="none" w:sz="0" w:space="0" w:color="auto"/>
          </w:divBdr>
          <w:divsChild>
            <w:div w:id="207690461">
              <w:marLeft w:val="0"/>
              <w:marRight w:val="0"/>
              <w:marTop w:val="0"/>
              <w:marBottom w:val="0"/>
              <w:divBdr>
                <w:top w:val="none" w:sz="0" w:space="0" w:color="auto"/>
                <w:left w:val="none" w:sz="0" w:space="0" w:color="auto"/>
                <w:bottom w:val="none" w:sz="0" w:space="0" w:color="auto"/>
                <w:right w:val="none" w:sz="0" w:space="0" w:color="auto"/>
              </w:divBdr>
              <w:divsChild>
                <w:div w:id="1043678086">
                  <w:marLeft w:val="0"/>
                  <w:marRight w:val="0"/>
                  <w:marTop w:val="0"/>
                  <w:marBottom w:val="0"/>
                  <w:divBdr>
                    <w:top w:val="none" w:sz="0" w:space="0" w:color="auto"/>
                    <w:left w:val="none" w:sz="0" w:space="0" w:color="auto"/>
                    <w:bottom w:val="none" w:sz="0" w:space="0" w:color="auto"/>
                    <w:right w:val="none" w:sz="0" w:space="0" w:color="auto"/>
                  </w:divBdr>
                  <w:divsChild>
                    <w:div w:id="558128600">
                      <w:marLeft w:val="0"/>
                      <w:marRight w:val="0"/>
                      <w:marTop w:val="0"/>
                      <w:marBottom w:val="0"/>
                      <w:divBdr>
                        <w:top w:val="none" w:sz="0" w:space="0" w:color="auto"/>
                        <w:left w:val="none" w:sz="0" w:space="0" w:color="auto"/>
                        <w:bottom w:val="none" w:sz="0" w:space="0" w:color="auto"/>
                        <w:right w:val="none" w:sz="0" w:space="0" w:color="auto"/>
                      </w:divBdr>
                      <w:divsChild>
                        <w:div w:id="519859623">
                          <w:marLeft w:val="0"/>
                          <w:marRight w:val="0"/>
                          <w:marTop w:val="0"/>
                          <w:marBottom w:val="0"/>
                          <w:divBdr>
                            <w:top w:val="none" w:sz="0" w:space="0" w:color="auto"/>
                            <w:left w:val="none" w:sz="0" w:space="0" w:color="auto"/>
                            <w:bottom w:val="none" w:sz="0" w:space="0" w:color="auto"/>
                            <w:right w:val="none" w:sz="0" w:space="0" w:color="auto"/>
                          </w:divBdr>
                          <w:divsChild>
                            <w:div w:id="448933368">
                              <w:marLeft w:val="0"/>
                              <w:marRight w:val="0"/>
                              <w:marTop w:val="0"/>
                              <w:marBottom w:val="0"/>
                              <w:divBdr>
                                <w:top w:val="none" w:sz="0" w:space="0" w:color="auto"/>
                                <w:left w:val="none" w:sz="0" w:space="0" w:color="auto"/>
                                <w:bottom w:val="none" w:sz="0" w:space="0" w:color="auto"/>
                                <w:right w:val="none" w:sz="0" w:space="0" w:color="auto"/>
                              </w:divBdr>
                              <w:divsChild>
                                <w:div w:id="169638744">
                                  <w:marLeft w:val="0"/>
                                  <w:marRight w:val="0"/>
                                  <w:marTop w:val="0"/>
                                  <w:marBottom w:val="0"/>
                                  <w:divBdr>
                                    <w:top w:val="none" w:sz="0" w:space="0" w:color="auto"/>
                                    <w:left w:val="none" w:sz="0" w:space="0" w:color="auto"/>
                                    <w:bottom w:val="none" w:sz="0" w:space="0" w:color="auto"/>
                                    <w:right w:val="none" w:sz="0" w:space="0" w:color="auto"/>
                                  </w:divBdr>
                                  <w:divsChild>
                                    <w:div w:id="1851945782">
                                      <w:marLeft w:val="0"/>
                                      <w:marRight w:val="0"/>
                                      <w:marTop w:val="0"/>
                                      <w:marBottom w:val="0"/>
                                      <w:divBdr>
                                        <w:top w:val="none" w:sz="0" w:space="0" w:color="auto"/>
                                        <w:left w:val="none" w:sz="0" w:space="0" w:color="auto"/>
                                        <w:bottom w:val="none" w:sz="0" w:space="0" w:color="auto"/>
                                        <w:right w:val="none" w:sz="0" w:space="0" w:color="auto"/>
                                      </w:divBdr>
                                      <w:divsChild>
                                        <w:div w:id="235019465">
                                          <w:marLeft w:val="0"/>
                                          <w:marRight w:val="0"/>
                                          <w:marTop w:val="0"/>
                                          <w:marBottom w:val="0"/>
                                          <w:divBdr>
                                            <w:top w:val="none" w:sz="0" w:space="0" w:color="auto"/>
                                            <w:left w:val="none" w:sz="0" w:space="0" w:color="auto"/>
                                            <w:bottom w:val="none" w:sz="0" w:space="0" w:color="auto"/>
                                            <w:right w:val="none" w:sz="0" w:space="0" w:color="auto"/>
                                          </w:divBdr>
                                          <w:divsChild>
                                            <w:div w:id="867137191">
                                              <w:marLeft w:val="0"/>
                                              <w:marRight w:val="0"/>
                                              <w:marTop w:val="0"/>
                                              <w:marBottom w:val="0"/>
                                              <w:divBdr>
                                                <w:top w:val="none" w:sz="0" w:space="0" w:color="auto"/>
                                                <w:left w:val="none" w:sz="0" w:space="0" w:color="auto"/>
                                                <w:bottom w:val="none" w:sz="0" w:space="0" w:color="auto"/>
                                                <w:right w:val="none" w:sz="0" w:space="0" w:color="auto"/>
                                              </w:divBdr>
                                            </w:div>
                                          </w:divsChild>
                                        </w:div>
                                        <w:div w:id="742995728">
                                          <w:marLeft w:val="0"/>
                                          <w:marRight w:val="0"/>
                                          <w:marTop w:val="0"/>
                                          <w:marBottom w:val="0"/>
                                          <w:divBdr>
                                            <w:top w:val="none" w:sz="0" w:space="0" w:color="auto"/>
                                            <w:left w:val="none" w:sz="0" w:space="0" w:color="auto"/>
                                            <w:bottom w:val="none" w:sz="0" w:space="0" w:color="auto"/>
                                            <w:right w:val="none" w:sz="0" w:space="0" w:color="auto"/>
                                          </w:divBdr>
                                          <w:divsChild>
                                            <w:div w:id="1202476192">
                                              <w:marLeft w:val="0"/>
                                              <w:marRight w:val="0"/>
                                              <w:marTop w:val="0"/>
                                              <w:marBottom w:val="0"/>
                                              <w:divBdr>
                                                <w:top w:val="none" w:sz="0" w:space="0" w:color="auto"/>
                                                <w:left w:val="none" w:sz="0" w:space="0" w:color="auto"/>
                                                <w:bottom w:val="none" w:sz="0" w:space="0" w:color="auto"/>
                                                <w:right w:val="none" w:sz="0" w:space="0" w:color="auto"/>
                                              </w:divBdr>
                                            </w:div>
                                          </w:divsChild>
                                        </w:div>
                                        <w:div w:id="888959726">
                                          <w:marLeft w:val="0"/>
                                          <w:marRight w:val="0"/>
                                          <w:marTop w:val="0"/>
                                          <w:marBottom w:val="0"/>
                                          <w:divBdr>
                                            <w:top w:val="none" w:sz="0" w:space="0" w:color="auto"/>
                                            <w:left w:val="none" w:sz="0" w:space="0" w:color="auto"/>
                                            <w:bottom w:val="none" w:sz="0" w:space="0" w:color="auto"/>
                                            <w:right w:val="none" w:sz="0" w:space="0" w:color="auto"/>
                                          </w:divBdr>
                                          <w:divsChild>
                                            <w:div w:id="1455178151">
                                              <w:marLeft w:val="0"/>
                                              <w:marRight w:val="0"/>
                                              <w:marTop w:val="0"/>
                                              <w:marBottom w:val="0"/>
                                              <w:divBdr>
                                                <w:top w:val="none" w:sz="0" w:space="0" w:color="auto"/>
                                                <w:left w:val="none" w:sz="0" w:space="0" w:color="auto"/>
                                                <w:bottom w:val="none" w:sz="0" w:space="0" w:color="auto"/>
                                                <w:right w:val="none" w:sz="0" w:space="0" w:color="auto"/>
                                              </w:divBdr>
                                            </w:div>
                                          </w:divsChild>
                                        </w:div>
                                        <w:div w:id="1301304531">
                                          <w:marLeft w:val="0"/>
                                          <w:marRight w:val="0"/>
                                          <w:marTop w:val="0"/>
                                          <w:marBottom w:val="0"/>
                                          <w:divBdr>
                                            <w:top w:val="none" w:sz="0" w:space="0" w:color="auto"/>
                                            <w:left w:val="none" w:sz="0" w:space="0" w:color="auto"/>
                                            <w:bottom w:val="none" w:sz="0" w:space="0" w:color="auto"/>
                                            <w:right w:val="none" w:sz="0" w:space="0" w:color="auto"/>
                                          </w:divBdr>
                                          <w:divsChild>
                                            <w:div w:id="1282802360">
                                              <w:marLeft w:val="0"/>
                                              <w:marRight w:val="0"/>
                                              <w:marTop w:val="0"/>
                                              <w:marBottom w:val="0"/>
                                              <w:divBdr>
                                                <w:top w:val="none" w:sz="0" w:space="0" w:color="auto"/>
                                                <w:left w:val="none" w:sz="0" w:space="0" w:color="auto"/>
                                                <w:bottom w:val="none" w:sz="0" w:space="0" w:color="auto"/>
                                                <w:right w:val="none" w:sz="0" w:space="0" w:color="auto"/>
                                              </w:divBdr>
                                            </w:div>
                                          </w:divsChild>
                                        </w:div>
                                        <w:div w:id="1472940508">
                                          <w:marLeft w:val="0"/>
                                          <w:marRight w:val="0"/>
                                          <w:marTop w:val="0"/>
                                          <w:marBottom w:val="0"/>
                                          <w:divBdr>
                                            <w:top w:val="none" w:sz="0" w:space="0" w:color="auto"/>
                                            <w:left w:val="none" w:sz="0" w:space="0" w:color="auto"/>
                                            <w:bottom w:val="none" w:sz="0" w:space="0" w:color="auto"/>
                                            <w:right w:val="none" w:sz="0" w:space="0" w:color="auto"/>
                                          </w:divBdr>
                                          <w:divsChild>
                                            <w:div w:id="1817989545">
                                              <w:marLeft w:val="0"/>
                                              <w:marRight w:val="0"/>
                                              <w:marTop w:val="0"/>
                                              <w:marBottom w:val="0"/>
                                              <w:divBdr>
                                                <w:top w:val="none" w:sz="0" w:space="0" w:color="auto"/>
                                                <w:left w:val="none" w:sz="0" w:space="0" w:color="auto"/>
                                                <w:bottom w:val="none" w:sz="0" w:space="0" w:color="auto"/>
                                                <w:right w:val="none" w:sz="0" w:space="0" w:color="auto"/>
                                              </w:divBdr>
                                            </w:div>
                                          </w:divsChild>
                                        </w:div>
                                        <w:div w:id="1624341333">
                                          <w:marLeft w:val="0"/>
                                          <w:marRight w:val="0"/>
                                          <w:marTop w:val="0"/>
                                          <w:marBottom w:val="0"/>
                                          <w:divBdr>
                                            <w:top w:val="none" w:sz="0" w:space="0" w:color="auto"/>
                                            <w:left w:val="none" w:sz="0" w:space="0" w:color="auto"/>
                                            <w:bottom w:val="none" w:sz="0" w:space="0" w:color="auto"/>
                                            <w:right w:val="none" w:sz="0" w:space="0" w:color="auto"/>
                                          </w:divBdr>
                                          <w:divsChild>
                                            <w:div w:id="4134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757234">
                          <w:marLeft w:val="0"/>
                          <w:marRight w:val="0"/>
                          <w:marTop w:val="0"/>
                          <w:marBottom w:val="0"/>
                          <w:divBdr>
                            <w:top w:val="none" w:sz="0" w:space="0" w:color="auto"/>
                            <w:left w:val="none" w:sz="0" w:space="0" w:color="auto"/>
                            <w:bottom w:val="none" w:sz="0" w:space="0" w:color="auto"/>
                            <w:right w:val="none" w:sz="0" w:space="0" w:color="auto"/>
                          </w:divBdr>
                          <w:divsChild>
                            <w:div w:id="25062014">
                              <w:marLeft w:val="0"/>
                              <w:marRight w:val="0"/>
                              <w:marTop w:val="0"/>
                              <w:marBottom w:val="0"/>
                              <w:divBdr>
                                <w:top w:val="none" w:sz="0" w:space="0" w:color="auto"/>
                                <w:left w:val="none" w:sz="0" w:space="0" w:color="auto"/>
                                <w:bottom w:val="none" w:sz="0" w:space="0" w:color="auto"/>
                                <w:right w:val="none" w:sz="0" w:space="0" w:color="auto"/>
                              </w:divBdr>
                              <w:divsChild>
                                <w:div w:id="1501043791">
                                  <w:marLeft w:val="0"/>
                                  <w:marRight w:val="0"/>
                                  <w:marTop w:val="0"/>
                                  <w:marBottom w:val="0"/>
                                  <w:divBdr>
                                    <w:top w:val="none" w:sz="0" w:space="0" w:color="auto"/>
                                    <w:left w:val="none" w:sz="0" w:space="0" w:color="auto"/>
                                    <w:bottom w:val="none" w:sz="0" w:space="0" w:color="auto"/>
                                    <w:right w:val="none" w:sz="0" w:space="0" w:color="auto"/>
                                  </w:divBdr>
                                </w:div>
                              </w:divsChild>
                            </w:div>
                            <w:div w:id="150028053">
                              <w:marLeft w:val="0"/>
                              <w:marRight w:val="0"/>
                              <w:marTop w:val="0"/>
                              <w:marBottom w:val="0"/>
                              <w:divBdr>
                                <w:top w:val="none" w:sz="0" w:space="0" w:color="auto"/>
                                <w:left w:val="none" w:sz="0" w:space="0" w:color="auto"/>
                                <w:bottom w:val="none" w:sz="0" w:space="0" w:color="auto"/>
                                <w:right w:val="none" w:sz="0" w:space="0" w:color="auto"/>
                              </w:divBdr>
                              <w:divsChild>
                                <w:div w:id="737366809">
                                  <w:marLeft w:val="0"/>
                                  <w:marRight w:val="0"/>
                                  <w:marTop w:val="0"/>
                                  <w:marBottom w:val="0"/>
                                  <w:divBdr>
                                    <w:top w:val="none" w:sz="0" w:space="0" w:color="auto"/>
                                    <w:left w:val="none" w:sz="0" w:space="0" w:color="auto"/>
                                    <w:bottom w:val="none" w:sz="0" w:space="0" w:color="auto"/>
                                    <w:right w:val="none" w:sz="0" w:space="0" w:color="auto"/>
                                  </w:divBdr>
                                </w:div>
                              </w:divsChild>
                            </w:div>
                            <w:div w:id="1387484831">
                              <w:marLeft w:val="0"/>
                              <w:marRight w:val="0"/>
                              <w:marTop w:val="0"/>
                              <w:marBottom w:val="0"/>
                              <w:divBdr>
                                <w:top w:val="none" w:sz="0" w:space="0" w:color="auto"/>
                                <w:left w:val="none" w:sz="0" w:space="0" w:color="auto"/>
                                <w:bottom w:val="none" w:sz="0" w:space="0" w:color="auto"/>
                                <w:right w:val="none" w:sz="0" w:space="0" w:color="auto"/>
                              </w:divBdr>
                              <w:divsChild>
                                <w:div w:id="197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89148">
          <w:marLeft w:val="0"/>
          <w:marRight w:val="0"/>
          <w:marTop w:val="0"/>
          <w:marBottom w:val="0"/>
          <w:divBdr>
            <w:top w:val="none" w:sz="0" w:space="0" w:color="auto"/>
            <w:left w:val="none" w:sz="0" w:space="0" w:color="auto"/>
            <w:bottom w:val="none" w:sz="0" w:space="0" w:color="auto"/>
            <w:right w:val="none" w:sz="0" w:space="0" w:color="auto"/>
          </w:divBdr>
          <w:divsChild>
            <w:div w:id="614559799">
              <w:marLeft w:val="0"/>
              <w:marRight w:val="0"/>
              <w:marTop w:val="0"/>
              <w:marBottom w:val="0"/>
              <w:divBdr>
                <w:top w:val="none" w:sz="0" w:space="0" w:color="auto"/>
                <w:left w:val="none" w:sz="0" w:space="0" w:color="auto"/>
                <w:bottom w:val="none" w:sz="0" w:space="0" w:color="auto"/>
                <w:right w:val="none" w:sz="0" w:space="0" w:color="auto"/>
              </w:divBdr>
              <w:divsChild>
                <w:div w:id="1568760927">
                  <w:marLeft w:val="0"/>
                  <w:marRight w:val="0"/>
                  <w:marTop w:val="0"/>
                  <w:marBottom w:val="0"/>
                  <w:divBdr>
                    <w:top w:val="none" w:sz="0" w:space="0" w:color="auto"/>
                    <w:left w:val="none" w:sz="0" w:space="0" w:color="auto"/>
                    <w:bottom w:val="none" w:sz="0" w:space="0" w:color="auto"/>
                    <w:right w:val="none" w:sz="0" w:space="0" w:color="auto"/>
                  </w:divBdr>
                  <w:divsChild>
                    <w:div w:id="1957444601">
                      <w:marLeft w:val="0"/>
                      <w:marRight w:val="0"/>
                      <w:marTop w:val="0"/>
                      <w:marBottom w:val="0"/>
                      <w:divBdr>
                        <w:top w:val="none" w:sz="0" w:space="0" w:color="auto"/>
                        <w:left w:val="none" w:sz="0" w:space="0" w:color="auto"/>
                        <w:bottom w:val="none" w:sz="0" w:space="0" w:color="auto"/>
                        <w:right w:val="none" w:sz="0" w:space="0" w:color="auto"/>
                      </w:divBdr>
                      <w:divsChild>
                        <w:div w:id="2034722499">
                          <w:marLeft w:val="0"/>
                          <w:marRight w:val="0"/>
                          <w:marTop w:val="0"/>
                          <w:marBottom w:val="0"/>
                          <w:divBdr>
                            <w:top w:val="none" w:sz="0" w:space="0" w:color="auto"/>
                            <w:left w:val="none" w:sz="0" w:space="0" w:color="auto"/>
                            <w:bottom w:val="none" w:sz="0" w:space="0" w:color="auto"/>
                            <w:right w:val="none" w:sz="0" w:space="0" w:color="auto"/>
                          </w:divBdr>
                          <w:divsChild>
                            <w:div w:id="1626696971">
                              <w:marLeft w:val="0"/>
                              <w:marRight w:val="0"/>
                              <w:marTop w:val="0"/>
                              <w:marBottom w:val="0"/>
                              <w:divBdr>
                                <w:top w:val="none" w:sz="0" w:space="0" w:color="auto"/>
                                <w:left w:val="none" w:sz="0" w:space="0" w:color="auto"/>
                                <w:bottom w:val="none" w:sz="0" w:space="0" w:color="auto"/>
                                <w:right w:val="none" w:sz="0" w:space="0" w:color="auto"/>
                              </w:divBdr>
                              <w:divsChild>
                                <w:div w:id="1348946168">
                                  <w:marLeft w:val="0"/>
                                  <w:marRight w:val="0"/>
                                  <w:marTop w:val="0"/>
                                  <w:marBottom w:val="0"/>
                                  <w:divBdr>
                                    <w:top w:val="none" w:sz="0" w:space="0" w:color="auto"/>
                                    <w:left w:val="none" w:sz="0" w:space="0" w:color="auto"/>
                                    <w:bottom w:val="none" w:sz="0" w:space="0" w:color="auto"/>
                                    <w:right w:val="none" w:sz="0" w:space="0" w:color="auto"/>
                                  </w:divBdr>
                                  <w:divsChild>
                                    <w:div w:id="2045057315">
                                      <w:marLeft w:val="0"/>
                                      <w:marRight w:val="0"/>
                                      <w:marTop w:val="0"/>
                                      <w:marBottom w:val="0"/>
                                      <w:divBdr>
                                        <w:top w:val="none" w:sz="0" w:space="0" w:color="auto"/>
                                        <w:left w:val="none" w:sz="0" w:space="0" w:color="auto"/>
                                        <w:bottom w:val="none" w:sz="0" w:space="0" w:color="auto"/>
                                        <w:right w:val="none" w:sz="0" w:space="0" w:color="auto"/>
                                      </w:divBdr>
                                      <w:divsChild>
                                        <w:div w:id="8578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098902">
          <w:marLeft w:val="0"/>
          <w:marRight w:val="0"/>
          <w:marTop w:val="0"/>
          <w:marBottom w:val="0"/>
          <w:divBdr>
            <w:top w:val="none" w:sz="0" w:space="0" w:color="auto"/>
            <w:left w:val="none" w:sz="0" w:space="0" w:color="auto"/>
            <w:bottom w:val="none" w:sz="0" w:space="0" w:color="auto"/>
            <w:right w:val="none" w:sz="0" w:space="0" w:color="auto"/>
          </w:divBdr>
          <w:divsChild>
            <w:div w:id="936866264">
              <w:marLeft w:val="0"/>
              <w:marRight w:val="0"/>
              <w:marTop w:val="0"/>
              <w:marBottom w:val="0"/>
              <w:divBdr>
                <w:top w:val="none" w:sz="0" w:space="0" w:color="auto"/>
                <w:left w:val="none" w:sz="0" w:space="0" w:color="auto"/>
                <w:bottom w:val="none" w:sz="0" w:space="0" w:color="auto"/>
                <w:right w:val="none" w:sz="0" w:space="0" w:color="auto"/>
              </w:divBdr>
              <w:divsChild>
                <w:div w:id="287399881">
                  <w:marLeft w:val="0"/>
                  <w:marRight w:val="0"/>
                  <w:marTop w:val="0"/>
                  <w:marBottom w:val="0"/>
                  <w:divBdr>
                    <w:top w:val="none" w:sz="0" w:space="0" w:color="auto"/>
                    <w:left w:val="none" w:sz="0" w:space="0" w:color="auto"/>
                    <w:bottom w:val="none" w:sz="0" w:space="0" w:color="auto"/>
                    <w:right w:val="none" w:sz="0" w:space="0" w:color="auto"/>
                  </w:divBdr>
                  <w:divsChild>
                    <w:div w:id="125319085">
                      <w:marLeft w:val="0"/>
                      <w:marRight w:val="0"/>
                      <w:marTop w:val="0"/>
                      <w:marBottom w:val="0"/>
                      <w:divBdr>
                        <w:top w:val="none" w:sz="0" w:space="0" w:color="auto"/>
                        <w:left w:val="none" w:sz="0" w:space="0" w:color="auto"/>
                        <w:bottom w:val="none" w:sz="0" w:space="0" w:color="auto"/>
                        <w:right w:val="none" w:sz="0" w:space="0" w:color="auto"/>
                      </w:divBdr>
                      <w:divsChild>
                        <w:div w:id="2122143106">
                          <w:marLeft w:val="0"/>
                          <w:marRight w:val="0"/>
                          <w:marTop w:val="0"/>
                          <w:marBottom w:val="0"/>
                          <w:divBdr>
                            <w:top w:val="none" w:sz="0" w:space="0" w:color="auto"/>
                            <w:left w:val="none" w:sz="0" w:space="0" w:color="auto"/>
                            <w:bottom w:val="none" w:sz="0" w:space="0" w:color="auto"/>
                            <w:right w:val="none" w:sz="0" w:space="0" w:color="auto"/>
                          </w:divBdr>
                          <w:divsChild>
                            <w:div w:id="1602448034">
                              <w:marLeft w:val="0"/>
                              <w:marRight w:val="0"/>
                              <w:marTop w:val="0"/>
                              <w:marBottom w:val="0"/>
                              <w:divBdr>
                                <w:top w:val="none" w:sz="0" w:space="0" w:color="auto"/>
                                <w:left w:val="none" w:sz="0" w:space="0" w:color="auto"/>
                                <w:bottom w:val="none" w:sz="0" w:space="0" w:color="auto"/>
                                <w:right w:val="none" w:sz="0" w:space="0" w:color="auto"/>
                              </w:divBdr>
                              <w:divsChild>
                                <w:div w:id="1660307120">
                                  <w:marLeft w:val="0"/>
                                  <w:marRight w:val="0"/>
                                  <w:marTop w:val="0"/>
                                  <w:marBottom w:val="0"/>
                                  <w:divBdr>
                                    <w:top w:val="none" w:sz="0" w:space="0" w:color="auto"/>
                                    <w:left w:val="none" w:sz="0" w:space="0" w:color="auto"/>
                                    <w:bottom w:val="none" w:sz="0" w:space="0" w:color="auto"/>
                                    <w:right w:val="none" w:sz="0" w:space="0" w:color="auto"/>
                                  </w:divBdr>
                                  <w:divsChild>
                                    <w:div w:id="859198989">
                                      <w:marLeft w:val="0"/>
                                      <w:marRight w:val="0"/>
                                      <w:marTop w:val="0"/>
                                      <w:marBottom w:val="0"/>
                                      <w:divBdr>
                                        <w:top w:val="none" w:sz="0" w:space="0" w:color="auto"/>
                                        <w:left w:val="none" w:sz="0" w:space="0" w:color="auto"/>
                                        <w:bottom w:val="none" w:sz="0" w:space="0" w:color="auto"/>
                                        <w:right w:val="none" w:sz="0" w:space="0" w:color="auto"/>
                                      </w:divBdr>
                                      <w:divsChild>
                                        <w:div w:id="563101050">
                                          <w:marLeft w:val="0"/>
                                          <w:marRight w:val="0"/>
                                          <w:marTop w:val="0"/>
                                          <w:marBottom w:val="0"/>
                                          <w:divBdr>
                                            <w:top w:val="none" w:sz="0" w:space="0" w:color="auto"/>
                                            <w:left w:val="none" w:sz="0" w:space="0" w:color="auto"/>
                                            <w:bottom w:val="none" w:sz="0" w:space="0" w:color="auto"/>
                                            <w:right w:val="none" w:sz="0" w:space="0" w:color="auto"/>
                                          </w:divBdr>
                                          <w:divsChild>
                                            <w:div w:id="16165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209027">
          <w:marLeft w:val="0"/>
          <w:marRight w:val="0"/>
          <w:marTop w:val="0"/>
          <w:marBottom w:val="0"/>
          <w:divBdr>
            <w:top w:val="none" w:sz="0" w:space="0" w:color="auto"/>
            <w:left w:val="none" w:sz="0" w:space="0" w:color="auto"/>
            <w:bottom w:val="none" w:sz="0" w:space="0" w:color="auto"/>
            <w:right w:val="none" w:sz="0" w:space="0" w:color="auto"/>
          </w:divBdr>
          <w:divsChild>
            <w:div w:id="54008638">
              <w:marLeft w:val="0"/>
              <w:marRight w:val="0"/>
              <w:marTop w:val="0"/>
              <w:marBottom w:val="0"/>
              <w:divBdr>
                <w:top w:val="none" w:sz="0" w:space="0" w:color="auto"/>
                <w:left w:val="none" w:sz="0" w:space="0" w:color="auto"/>
                <w:bottom w:val="none" w:sz="0" w:space="0" w:color="auto"/>
                <w:right w:val="none" w:sz="0" w:space="0" w:color="auto"/>
              </w:divBdr>
              <w:divsChild>
                <w:div w:id="22944236">
                  <w:marLeft w:val="0"/>
                  <w:marRight w:val="0"/>
                  <w:marTop w:val="0"/>
                  <w:marBottom w:val="0"/>
                  <w:divBdr>
                    <w:top w:val="none" w:sz="0" w:space="0" w:color="auto"/>
                    <w:left w:val="none" w:sz="0" w:space="0" w:color="auto"/>
                    <w:bottom w:val="none" w:sz="0" w:space="0" w:color="auto"/>
                    <w:right w:val="none" w:sz="0" w:space="0" w:color="auto"/>
                  </w:divBdr>
                  <w:divsChild>
                    <w:div w:id="1396202015">
                      <w:marLeft w:val="0"/>
                      <w:marRight w:val="0"/>
                      <w:marTop w:val="0"/>
                      <w:marBottom w:val="0"/>
                      <w:divBdr>
                        <w:top w:val="none" w:sz="0" w:space="0" w:color="auto"/>
                        <w:left w:val="none" w:sz="0" w:space="0" w:color="auto"/>
                        <w:bottom w:val="none" w:sz="0" w:space="0" w:color="auto"/>
                        <w:right w:val="none" w:sz="0" w:space="0" w:color="auto"/>
                      </w:divBdr>
                      <w:divsChild>
                        <w:div w:id="2141027229">
                          <w:marLeft w:val="0"/>
                          <w:marRight w:val="0"/>
                          <w:marTop w:val="0"/>
                          <w:marBottom w:val="0"/>
                          <w:divBdr>
                            <w:top w:val="none" w:sz="0" w:space="0" w:color="auto"/>
                            <w:left w:val="none" w:sz="0" w:space="0" w:color="auto"/>
                            <w:bottom w:val="none" w:sz="0" w:space="0" w:color="auto"/>
                            <w:right w:val="none" w:sz="0" w:space="0" w:color="auto"/>
                          </w:divBdr>
                          <w:divsChild>
                            <w:div w:id="1550024386">
                              <w:marLeft w:val="0"/>
                              <w:marRight w:val="0"/>
                              <w:marTop w:val="0"/>
                              <w:marBottom w:val="0"/>
                              <w:divBdr>
                                <w:top w:val="none" w:sz="0" w:space="0" w:color="auto"/>
                                <w:left w:val="none" w:sz="0" w:space="0" w:color="auto"/>
                                <w:bottom w:val="none" w:sz="0" w:space="0" w:color="auto"/>
                                <w:right w:val="none" w:sz="0" w:space="0" w:color="auto"/>
                              </w:divBdr>
                              <w:divsChild>
                                <w:div w:id="859322684">
                                  <w:marLeft w:val="0"/>
                                  <w:marRight w:val="0"/>
                                  <w:marTop w:val="0"/>
                                  <w:marBottom w:val="0"/>
                                  <w:divBdr>
                                    <w:top w:val="none" w:sz="0" w:space="0" w:color="auto"/>
                                    <w:left w:val="none" w:sz="0" w:space="0" w:color="auto"/>
                                    <w:bottom w:val="none" w:sz="0" w:space="0" w:color="auto"/>
                                    <w:right w:val="none" w:sz="0" w:space="0" w:color="auto"/>
                                  </w:divBdr>
                                  <w:divsChild>
                                    <w:div w:id="411051499">
                                      <w:marLeft w:val="0"/>
                                      <w:marRight w:val="0"/>
                                      <w:marTop w:val="0"/>
                                      <w:marBottom w:val="0"/>
                                      <w:divBdr>
                                        <w:top w:val="none" w:sz="0" w:space="0" w:color="auto"/>
                                        <w:left w:val="none" w:sz="0" w:space="0" w:color="auto"/>
                                        <w:bottom w:val="none" w:sz="0" w:space="0" w:color="auto"/>
                                        <w:right w:val="none" w:sz="0" w:space="0" w:color="auto"/>
                                      </w:divBdr>
                                      <w:divsChild>
                                        <w:div w:id="1377319317">
                                          <w:marLeft w:val="0"/>
                                          <w:marRight w:val="0"/>
                                          <w:marTop w:val="0"/>
                                          <w:marBottom w:val="0"/>
                                          <w:divBdr>
                                            <w:top w:val="none" w:sz="0" w:space="0" w:color="auto"/>
                                            <w:left w:val="none" w:sz="0" w:space="0" w:color="auto"/>
                                            <w:bottom w:val="none" w:sz="0" w:space="0" w:color="auto"/>
                                            <w:right w:val="none" w:sz="0" w:space="0" w:color="auto"/>
                                          </w:divBdr>
                                          <w:divsChild>
                                            <w:div w:id="370309004">
                                              <w:marLeft w:val="0"/>
                                              <w:marRight w:val="0"/>
                                              <w:marTop w:val="0"/>
                                              <w:marBottom w:val="0"/>
                                              <w:divBdr>
                                                <w:top w:val="none" w:sz="0" w:space="0" w:color="auto"/>
                                                <w:left w:val="none" w:sz="0" w:space="0" w:color="auto"/>
                                                <w:bottom w:val="none" w:sz="0" w:space="0" w:color="auto"/>
                                                <w:right w:val="none" w:sz="0" w:space="0" w:color="auto"/>
                                              </w:divBdr>
                                            </w:div>
                                            <w:div w:id="1800028745">
                                              <w:marLeft w:val="0"/>
                                              <w:marRight w:val="0"/>
                                              <w:marTop w:val="0"/>
                                              <w:marBottom w:val="0"/>
                                              <w:divBdr>
                                                <w:top w:val="none" w:sz="0" w:space="0" w:color="auto"/>
                                                <w:left w:val="none" w:sz="0" w:space="0" w:color="auto"/>
                                                <w:bottom w:val="none" w:sz="0" w:space="0" w:color="auto"/>
                                                <w:right w:val="none" w:sz="0" w:space="0" w:color="auto"/>
                                              </w:divBdr>
                                              <w:divsChild>
                                                <w:div w:id="694384551">
                                                  <w:marLeft w:val="0"/>
                                                  <w:marRight w:val="0"/>
                                                  <w:marTop w:val="0"/>
                                                  <w:marBottom w:val="0"/>
                                                  <w:divBdr>
                                                    <w:top w:val="none" w:sz="0" w:space="0" w:color="auto"/>
                                                    <w:left w:val="none" w:sz="0" w:space="0" w:color="auto"/>
                                                    <w:bottom w:val="none" w:sz="0" w:space="0" w:color="auto"/>
                                                    <w:right w:val="none" w:sz="0" w:space="0" w:color="auto"/>
                                                  </w:divBdr>
                                                  <w:divsChild>
                                                    <w:div w:id="11578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475">
                                              <w:marLeft w:val="0"/>
                                              <w:marRight w:val="0"/>
                                              <w:marTop w:val="0"/>
                                              <w:marBottom w:val="0"/>
                                              <w:divBdr>
                                                <w:top w:val="none" w:sz="0" w:space="0" w:color="auto"/>
                                                <w:left w:val="none" w:sz="0" w:space="0" w:color="auto"/>
                                                <w:bottom w:val="none" w:sz="0" w:space="0" w:color="auto"/>
                                                <w:right w:val="none" w:sz="0" w:space="0" w:color="auto"/>
                                              </w:divBdr>
                                            </w:div>
                                          </w:divsChild>
                                        </w:div>
                                        <w:div w:id="1560432427">
                                          <w:marLeft w:val="0"/>
                                          <w:marRight w:val="0"/>
                                          <w:marTop w:val="0"/>
                                          <w:marBottom w:val="0"/>
                                          <w:divBdr>
                                            <w:top w:val="none" w:sz="0" w:space="0" w:color="auto"/>
                                            <w:left w:val="none" w:sz="0" w:space="0" w:color="auto"/>
                                            <w:bottom w:val="none" w:sz="0" w:space="0" w:color="auto"/>
                                            <w:right w:val="none" w:sz="0" w:space="0" w:color="auto"/>
                                          </w:divBdr>
                                          <w:divsChild>
                                            <w:div w:id="1663972795">
                                              <w:marLeft w:val="0"/>
                                              <w:marRight w:val="0"/>
                                              <w:marTop w:val="0"/>
                                              <w:marBottom w:val="0"/>
                                              <w:divBdr>
                                                <w:top w:val="none" w:sz="0" w:space="0" w:color="auto"/>
                                                <w:left w:val="none" w:sz="0" w:space="0" w:color="auto"/>
                                                <w:bottom w:val="none" w:sz="0" w:space="0" w:color="auto"/>
                                                <w:right w:val="none" w:sz="0" w:space="0" w:color="auto"/>
                                              </w:divBdr>
                                            </w:div>
                                          </w:divsChild>
                                        </w:div>
                                        <w:div w:id="1710034585">
                                          <w:marLeft w:val="0"/>
                                          <w:marRight w:val="0"/>
                                          <w:marTop w:val="0"/>
                                          <w:marBottom w:val="0"/>
                                          <w:divBdr>
                                            <w:top w:val="none" w:sz="0" w:space="0" w:color="auto"/>
                                            <w:left w:val="none" w:sz="0" w:space="0" w:color="auto"/>
                                            <w:bottom w:val="none" w:sz="0" w:space="0" w:color="auto"/>
                                            <w:right w:val="none" w:sz="0" w:space="0" w:color="auto"/>
                                          </w:divBdr>
                                          <w:divsChild>
                                            <w:div w:id="149369455">
                                              <w:marLeft w:val="0"/>
                                              <w:marRight w:val="0"/>
                                              <w:marTop w:val="0"/>
                                              <w:marBottom w:val="0"/>
                                              <w:divBdr>
                                                <w:top w:val="none" w:sz="0" w:space="0" w:color="auto"/>
                                                <w:left w:val="none" w:sz="0" w:space="0" w:color="auto"/>
                                                <w:bottom w:val="none" w:sz="0" w:space="0" w:color="auto"/>
                                                <w:right w:val="none" w:sz="0" w:space="0" w:color="auto"/>
                                              </w:divBdr>
                                            </w:div>
                                            <w:div w:id="489830561">
                                              <w:marLeft w:val="0"/>
                                              <w:marRight w:val="0"/>
                                              <w:marTop w:val="0"/>
                                              <w:marBottom w:val="0"/>
                                              <w:divBdr>
                                                <w:top w:val="none" w:sz="0" w:space="0" w:color="auto"/>
                                                <w:left w:val="none" w:sz="0" w:space="0" w:color="auto"/>
                                                <w:bottom w:val="none" w:sz="0" w:space="0" w:color="auto"/>
                                                <w:right w:val="none" w:sz="0" w:space="0" w:color="auto"/>
                                              </w:divBdr>
                                              <w:divsChild>
                                                <w:div w:id="2144426805">
                                                  <w:marLeft w:val="0"/>
                                                  <w:marRight w:val="0"/>
                                                  <w:marTop w:val="0"/>
                                                  <w:marBottom w:val="0"/>
                                                  <w:divBdr>
                                                    <w:top w:val="none" w:sz="0" w:space="0" w:color="auto"/>
                                                    <w:left w:val="none" w:sz="0" w:space="0" w:color="auto"/>
                                                    <w:bottom w:val="none" w:sz="0" w:space="0" w:color="auto"/>
                                                    <w:right w:val="none" w:sz="0" w:space="0" w:color="auto"/>
                                                  </w:divBdr>
                                                  <w:divsChild>
                                                    <w:div w:id="11424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19937">
          <w:marLeft w:val="0"/>
          <w:marRight w:val="0"/>
          <w:marTop w:val="0"/>
          <w:marBottom w:val="0"/>
          <w:divBdr>
            <w:top w:val="none" w:sz="0" w:space="0" w:color="auto"/>
            <w:left w:val="none" w:sz="0" w:space="0" w:color="auto"/>
            <w:bottom w:val="none" w:sz="0" w:space="0" w:color="auto"/>
            <w:right w:val="none" w:sz="0" w:space="0" w:color="auto"/>
          </w:divBdr>
          <w:divsChild>
            <w:div w:id="125592197">
              <w:marLeft w:val="0"/>
              <w:marRight w:val="0"/>
              <w:marTop w:val="0"/>
              <w:marBottom w:val="0"/>
              <w:divBdr>
                <w:top w:val="none" w:sz="0" w:space="0" w:color="auto"/>
                <w:left w:val="none" w:sz="0" w:space="0" w:color="auto"/>
                <w:bottom w:val="none" w:sz="0" w:space="0" w:color="auto"/>
                <w:right w:val="none" w:sz="0" w:space="0" w:color="auto"/>
              </w:divBdr>
              <w:divsChild>
                <w:div w:id="1362972668">
                  <w:marLeft w:val="0"/>
                  <w:marRight w:val="0"/>
                  <w:marTop w:val="0"/>
                  <w:marBottom w:val="0"/>
                  <w:divBdr>
                    <w:top w:val="none" w:sz="0" w:space="0" w:color="auto"/>
                    <w:left w:val="none" w:sz="0" w:space="0" w:color="auto"/>
                    <w:bottom w:val="none" w:sz="0" w:space="0" w:color="auto"/>
                    <w:right w:val="none" w:sz="0" w:space="0" w:color="auto"/>
                  </w:divBdr>
                  <w:divsChild>
                    <w:div w:id="1981617976">
                      <w:marLeft w:val="0"/>
                      <w:marRight w:val="0"/>
                      <w:marTop w:val="0"/>
                      <w:marBottom w:val="0"/>
                      <w:divBdr>
                        <w:top w:val="none" w:sz="0" w:space="0" w:color="auto"/>
                        <w:left w:val="none" w:sz="0" w:space="0" w:color="auto"/>
                        <w:bottom w:val="none" w:sz="0" w:space="0" w:color="auto"/>
                        <w:right w:val="none" w:sz="0" w:space="0" w:color="auto"/>
                      </w:divBdr>
                      <w:divsChild>
                        <w:div w:id="432481525">
                          <w:marLeft w:val="0"/>
                          <w:marRight w:val="0"/>
                          <w:marTop w:val="0"/>
                          <w:marBottom w:val="0"/>
                          <w:divBdr>
                            <w:top w:val="none" w:sz="0" w:space="0" w:color="auto"/>
                            <w:left w:val="none" w:sz="0" w:space="0" w:color="auto"/>
                            <w:bottom w:val="none" w:sz="0" w:space="0" w:color="auto"/>
                            <w:right w:val="none" w:sz="0" w:space="0" w:color="auto"/>
                          </w:divBdr>
                          <w:divsChild>
                            <w:div w:id="1137146719">
                              <w:marLeft w:val="0"/>
                              <w:marRight w:val="0"/>
                              <w:marTop w:val="0"/>
                              <w:marBottom w:val="0"/>
                              <w:divBdr>
                                <w:top w:val="none" w:sz="0" w:space="0" w:color="auto"/>
                                <w:left w:val="none" w:sz="0" w:space="0" w:color="auto"/>
                                <w:bottom w:val="none" w:sz="0" w:space="0" w:color="auto"/>
                                <w:right w:val="none" w:sz="0" w:space="0" w:color="auto"/>
                              </w:divBdr>
                              <w:divsChild>
                                <w:div w:id="14406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9222">
                          <w:marLeft w:val="0"/>
                          <w:marRight w:val="0"/>
                          <w:marTop w:val="0"/>
                          <w:marBottom w:val="0"/>
                          <w:divBdr>
                            <w:top w:val="none" w:sz="0" w:space="0" w:color="auto"/>
                            <w:left w:val="none" w:sz="0" w:space="0" w:color="auto"/>
                            <w:bottom w:val="none" w:sz="0" w:space="0" w:color="auto"/>
                            <w:right w:val="none" w:sz="0" w:space="0" w:color="auto"/>
                          </w:divBdr>
                        </w:div>
                        <w:div w:id="2110999716">
                          <w:marLeft w:val="0"/>
                          <w:marRight w:val="0"/>
                          <w:marTop w:val="0"/>
                          <w:marBottom w:val="0"/>
                          <w:divBdr>
                            <w:top w:val="none" w:sz="0" w:space="0" w:color="auto"/>
                            <w:left w:val="none" w:sz="0" w:space="0" w:color="auto"/>
                            <w:bottom w:val="none" w:sz="0" w:space="0" w:color="auto"/>
                            <w:right w:val="none" w:sz="0" w:space="0" w:color="auto"/>
                          </w:divBdr>
                          <w:divsChild>
                            <w:div w:id="508519229">
                              <w:marLeft w:val="0"/>
                              <w:marRight w:val="0"/>
                              <w:marTop w:val="0"/>
                              <w:marBottom w:val="0"/>
                              <w:divBdr>
                                <w:top w:val="none" w:sz="0" w:space="0" w:color="auto"/>
                                <w:left w:val="none" w:sz="0" w:space="0" w:color="auto"/>
                                <w:bottom w:val="none" w:sz="0" w:space="0" w:color="auto"/>
                                <w:right w:val="none" w:sz="0" w:space="0" w:color="auto"/>
                              </w:divBdr>
                              <w:divsChild>
                                <w:div w:id="1178539247">
                                  <w:marLeft w:val="0"/>
                                  <w:marRight w:val="0"/>
                                  <w:marTop w:val="0"/>
                                  <w:marBottom w:val="0"/>
                                  <w:divBdr>
                                    <w:top w:val="none" w:sz="0" w:space="0" w:color="auto"/>
                                    <w:left w:val="none" w:sz="0" w:space="0" w:color="auto"/>
                                    <w:bottom w:val="none" w:sz="0" w:space="0" w:color="auto"/>
                                    <w:right w:val="none" w:sz="0" w:space="0" w:color="auto"/>
                                  </w:divBdr>
                                  <w:divsChild>
                                    <w:div w:id="1523470567">
                                      <w:marLeft w:val="0"/>
                                      <w:marRight w:val="0"/>
                                      <w:marTop w:val="0"/>
                                      <w:marBottom w:val="0"/>
                                      <w:divBdr>
                                        <w:top w:val="none" w:sz="0" w:space="0" w:color="auto"/>
                                        <w:left w:val="none" w:sz="0" w:space="0" w:color="auto"/>
                                        <w:bottom w:val="none" w:sz="0" w:space="0" w:color="auto"/>
                                        <w:right w:val="none" w:sz="0" w:space="0" w:color="auto"/>
                                      </w:divBdr>
                                      <w:divsChild>
                                        <w:div w:id="13036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89663">
                              <w:marLeft w:val="0"/>
                              <w:marRight w:val="0"/>
                              <w:marTop w:val="0"/>
                              <w:marBottom w:val="0"/>
                              <w:divBdr>
                                <w:top w:val="none" w:sz="0" w:space="0" w:color="auto"/>
                                <w:left w:val="none" w:sz="0" w:space="0" w:color="auto"/>
                                <w:bottom w:val="none" w:sz="0" w:space="0" w:color="auto"/>
                                <w:right w:val="none" w:sz="0" w:space="0" w:color="auto"/>
                              </w:divBdr>
                              <w:divsChild>
                                <w:div w:id="1821728449">
                                  <w:marLeft w:val="0"/>
                                  <w:marRight w:val="0"/>
                                  <w:marTop w:val="0"/>
                                  <w:marBottom w:val="0"/>
                                  <w:divBdr>
                                    <w:top w:val="none" w:sz="0" w:space="0" w:color="auto"/>
                                    <w:left w:val="none" w:sz="0" w:space="0" w:color="auto"/>
                                    <w:bottom w:val="none" w:sz="0" w:space="0" w:color="auto"/>
                                    <w:right w:val="none" w:sz="0" w:space="0" w:color="auto"/>
                                  </w:divBdr>
                                  <w:divsChild>
                                    <w:div w:id="42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323874">
          <w:marLeft w:val="0"/>
          <w:marRight w:val="0"/>
          <w:marTop w:val="0"/>
          <w:marBottom w:val="0"/>
          <w:divBdr>
            <w:top w:val="none" w:sz="0" w:space="0" w:color="auto"/>
            <w:left w:val="none" w:sz="0" w:space="0" w:color="auto"/>
            <w:bottom w:val="none" w:sz="0" w:space="0" w:color="auto"/>
            <w:right w:val="none" w:sz="0" w:space="0" w:color="auto"/>
          </w:divBdr>
          <w:divsChild>
            <w:div w:id="44499379">
              <w:marLeft w:val="0"/>
              <w:marRight w:val="0"/>
              <w:marTop w:val="0"/>
              <w:marBottom w:val="0"/>
              <w:divBdr>
                <w:top w:val="none" w:sz="0" w:space="0" w:color="auto"/>
                <w:left w:val="none" w:sz="0" w:space="0" w:color="auto"/>
                <w:bottom w:val="none" w:sz="0" w:space="0" w:color="auto"/>
                <w:right w:val="none" w:sz="0" w:space="0" w:color="auto"/>
              </w:divBdr>
              <w:divsChild>
                <w:div w:id="992761755">
                  <w:marLeft w:val="0"/>
                  <w:marRight w:val="0"/>
                  <w:marTop w:val="0"/>
                  <w:marBottom w:val="0"/>
                  <w:divBdr>
                    <w:top w:val="none" w:sz="0" w:space="0" w:color="auto"/>
                    <w:left w:val="none" w:sz="0" w:space="0" w:color="auto"/>
                    <w:bottom w:val="none" w:sz="0" w:space="0" w:color="auto"/>
                    <w:right w:val="none" w:sz="0" w:space="0" w:color="auto"/>
                  </w:divBdr>
                  <w:divsChild>
                    <w:div w:id="184708308">
                      <w:marLeft w:val="0"/>
                      <w:marRight w:val="0"/>
                      <w:marTop w:val="0"/>
                      <w:marBottom w:val="0"/>
                      <w:divBdr>
                        <w:top w:val="none" w:sz="0" w:space="0" w:color="auto"/>
                        <w:left w:val="none" w:sz="0" w:space="0" w:color="auto"/>
                        <w:bottom w:val="none" w:sz="0" w:space="0" w:color="auto"/>
                        <w:right w:val="none" w:sz="0" w:space="0" w:color="auto"/>
                      </w:divBdr>
                      <w:divsChild>
                        <w:div w:id="375200360">
                          <w:marLeft w:val="0"/>
                          <w:marRight w:val="0"/>
                          <w:marTop w:val="0"/>
                          <w:marBottom w:val="0"/>
                          <w:divBdr>
                            <w:top w:val="none" w:sz="0" w:space="0" w:color="auto"/>
                            <w:left w:val="none" w:sz="0" w:space="0" w:color="auto"/>
                            <w:bottom w:val="none" w:sz="0" w:space="0" w:color="auto"/>
                            <w:right w:val="none" w:sz="0" w:space="0" w:color="auto"/>
                          </w:divBdr>
                          <w:divsChild>
                            <w:div w:id="1142310981">
                              <w:marLeft w:val="0"/>
                              <w:marRight w:val="0"/>
                              <w:marTop w:val="0"/>
                              <w:marBottom w:val="0"/>
                              <w:divBdr>
                                <w:top w:val="none" w:sz="0" w:space="0" w:color="auto"/>
                                <w:left w:val="none" w:sz="0" w:space="0" w:color="auto"/>
                                <w:bottom w:val="none" w:sz="0" w:space="0" w:color="auto"/>
                                <w:right w:val="none" w:sz="0" w:space="0" w:color="auto"/>
                              </w:divBdr>
                              <w:divsChild>
                                <w:div w:id="1520582639">
                                  <w:marLeft w:val="0"/>
                                  <w:marRight w:val="0"/>
                                  <w:marTop w:val="0"/>
                                  <w:marBottom w:val="0"/>
                                  <w:divBdr>
                                    <w:top w:val="none" w:sz="0" w:space="0" w:color="auto"/>
                                    <w:left w:val="none" w:sz="0" w:space="0" w:color="auto"/>
                                    <w:bottom w:val="none" w:sz="0" w:space="0" w:color="auto"/>
                                    <w:right w:val="none" w:sz="0" w:space="0" w:color="auto"/>
                                  </w:divBdr>
                                  <w:divsChild>
                                    <w:div w:id="200435621">
                                      <w:marLeft w:val="0"/>
                                      <w:marRight w:val="0"/>
                                      <w:marTop w:val="0"/>
                                      <w:marBottom w:val="0"/>
                                      <w:divBdr>
                                        <w:top w:val="none" w:sz="0" w:space="0" w:color="auto"/>
                                        <w:left w:val="none" w:sz="0" w:space="0" w:color="auto"/>
                                        <w:bottom w:val="none" w:sz="0" w:space="0" w:color="auto"/>
                                        <w:right w:val="none" w:sz="0" w:space="0" w:color="auto"/>
                                      </w:divBdr>
                                      <w:divsChild>
                                        <w:div w:id="1437826050">
                                          <w:marLeft w:val="0"/>
                                          <w:marRight w:val="0"/>
                                          <w:marTop w:val="0"/>
                                          <w:marBottom w:val="0"/>
                                          <w:divBdr>
                                            <w:top w:val="none" w:sz="0" w:space="0" w:color="auto"/>
                                            <w:left w:val="none" w:sz="0" w:space="0" w:color="auto"/>
                                            <w:bottom w:val="none" w:sz="0" w:space="0" w:color="auto"/>
                                            <w:right w:val="none" w:sz="0" w:space="0" w:color="auto"/>
                                          </w:divBdr>
                                          <w:divsChild>
                                            <w:div w:id="19656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887964">
          <w:marLeft w:val="0"/>
          <w:marRight w:val="0"/>
          <w:marTop w:val="0"/>
          <w:marBottom w:val="0"/>
          <w:divBdr>
            <w:top w:val="none" w:sz="0" w:space="0" w:color="auto"/>
            <w:left w:val="none" w:sz="0" w:space="0" w:color="auto"/>
            <w:bottom w:val="none" w:sz="0" w:space="0" w:color="auto"/>
            <w:right w:val="none" w:sz="0" w:space="0" w:color="auto"/>
          </w:divBdr>
          <w:divsChild>
            <w:div w:id="239296303">
              <w:marLeft w:val="0"/>
              <w:marRight w:val="0"/>
              <w:marTop w:val="0"/>
              <w:marBottom w:val="0"/>
              <w:divBdr>
                <w:top w:val="none" w:sz="0" w:space="0" w:color="auto"/>
                <w:left w:val="none" w:sz="0" w:space="0" w:color="auto"/>
                <w:bottom w:val="none" w:sz="0" w:space="0" w:color="auto"/>
                <w:right w:val="none" w:sz="0" w:space="0" w:color="auto"/>
              </w:divBdr>
              <w:divsChild>
                <w:div w:id="1141997183">
                  <w:marLeft w:val="0"/>
                  <w:marRight w:val="0"/>
                  <w:marTop w:val="0"/>
                  <w:marBottom w:val="0"/>
                  <w:divBdr>
                    <w:top w:val="none" w:sz="0" w:space="0" w:color="auto"/>
                    <w:left w:val="none" w:sz="0" w:space="0" w:color="auto"/>
                    <w:bottom w:val="none" w:sz="0" w:space="0" w:color="auto"/>
                    <w:right w:val="none" w:sz="0" w:space="0" w:color="auto"/>
                  </w:divBdr>
                  <w:divsChild>
                    <w:div w:id="1809083551">
                      <w:marLeft w:val="0"/>
                      <w:marRight w:val="0"/>
                      <w:marTop w:val="0"/>
                      <w:marBottom w:val="0"/>
                      <w:divBdr>
                        <w:top w:val="none" w:sz="0" w:space="0" w:color="auto"/>
                        <w:left w:val="none" w:sz="0" w:space="0" w:color="auto"/>
                        <w:bottom w:val="none" w:sz="0" w:space="0" w:color="auto"/>
                        <w:right w:val="none" w:sz="0" w:space="0" w:color="auto"/>
                      </w:divBdr>
                      <w:divsChild>
                        <w:div w:id="499080982">
                          <w:marLeft w:val="0"/>
                          <w:marRight w:val="0"/>
                          <w:marTop w:val="0"/>
                          <w:marBottom w:val="0"/>
                          <w:divBdr>
                            <w:top w:val="none" w:sz="0" w:space="0" w:color="auto"/>
                            <w:left w:val="none" w:sz="0" w:space="0" w:color="auto"/>
                            <w:bottom w:val="none" w:sz="0" w:space="0" w:color="auto"/>
                            <w:right w:val="none" w:sz="0" w:space="0" w:color="auto"/>
                          </w:divBdr>
                          <w:divsChild>
                            <w:div w:id="1329096485">
                              <w:marLeft w:val="0"/>
                              <w:marRight w:val="0"/>
                              <w:marTop w:val="0"/>
                              <w:marBottom w:val="0"/>
                              <w:divBdr>
                                <w:top w:val="none" w:sz="0" w:space="0" w:color="auto"/>
                                <w:left w:val="none" w:sz="0" w:space="0" w:color="auto"/>
                                <w:bottom w:val="none" w:sz="0" w:space="0" w:color="auto"/>
                                <w:right w:val="none" w:sz="0" w:space="0" w:color="auto"/>
                              </w:divBdr>
                              <w:divsChild>
                                <w:div w:id="494148755">
                                  <w:marLeft w:val="0"/>
                                  <w:marRight w:val="0"/>
                                  <w:marTop w:val="0"/>
                                  <w:marBottom w:val="0"/>
                                  <w:divBdr>
                                    <w:top w:val="none" w:sz="0" w:space="0" w:color="auto"/>
                                    <w:left w:val="none" w:sz="0" w:space="0" w:color="auto"/>
                                    <w:bottom w:val="none" w:sz="0" w:space="0" w:color="auto"/>
                                    <w:right w:val="none" w:sz="0" w:space="0" w:color="auto"/>
                                  </w:divBdr>
                                  <w:divsChild>
                                    <w:div w:id="1746417098">
                                      <w:marLeft w:val="0"/>
                                      <w:marRight w:val="0"/>
                                      <w:marTop w:val="0"/>
                                      <w:marBottom w:val="0"/>
                                      <w:divBdr>
                                        <w:top w:val="none" w:sz="0" w:space="0" w:color="auto"/>
                                        <w:left w:val="none" w:sz="0" w:space="0" w:color="auto"/>
                                        <w:bottom w:val="none" w:sz="0" w:space="0" w:color="auto"/>
                                        <w:right w:val="none" w:sz="0" w:space="0" w:color="auto"/>
                                      </w:divBdr>
                                      <w:divsChild>
                                        <w:div w:id="17668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09084">
          <w:marLeft w:val="0"/>
          <w:marRight w:val="0"/>
          <w:marTop w:val="0"/>
          <w:marBottom w:val="0"/>
          <w:divBdr>
            <w:top w:val="none" w:sz="0" w:space="0" w:color="auto"/>
            <w:left w:val="none" w:sz="0" w:space="0" w:color="auto"/>
            <w:bottom w:val="none" w:sz="0" w:space="0" w:color="auto"/>
            <w:right w:val="none" w:sz="0" w:space="0" w:color="auto"/>
          </w:divBdr>
          <w:divsChild>
            <w:div w:id="1080369936">
              <w:marLeft w:val="0"/>
              <w:marRight w:val="0"/>
              <w:marTop w:val="0"/>
              <w:marBottom w:val="0"/>
              <w:divBdr>
                <w:top w:val="none" w:sz="0" w:space="0" w:color="auto"/>
                <w:left w:val="none" w:sz="0" w:space="0" w:color="auto"/>
                <w:bottom w:val="none" w:sz="0" w:space="0" w:color="auto"/>
                <w:right w:val="none" w:sz="0" w:space="0" w:color="auto"/>
              </w:divBdr>
              <w:divsChild>
                <w:div w:id="731461961">
                  <w:marLeft w:val="0"/>
                  <w:marRight w:val="0"/>
                  <w:marTop w:val="0"/>
                  <w:marBottom w:val="0"/>
                  <w:divBdr>
                    <w:top w:val="none" w:sz="0" w:space="0" w:color="auto"/>
                    <w:left w:val="none" w:sz="0" w:space="0" w:color="auto"/>
                    <w:bottom w:val="none" w:sz="0" w:space="0" w:color="auto"/>
                    <w:right w:val="none" w:sz="0" w:space="0" w:color="auto"/>
                  </w:divBdr>
                  <w:divsChild>
                    <w:div w:id="1873151885">
                      <w:marLeft w:val="0"/>
                      <w:marRight w:val="0"/>
                      <w:marTop w:val="0"/>
                      <w:marBottom w:val="0"/>
                      <w:divBdr>
                        <w:top w:val="none" w:sz="0" w:space="0" w:color="auto"/>
                        <w:left w:val="none" w:sz="0" w:space="0" w:color="auto"/>
                        <w:bottom w:val="none" w:sz="0" w:space="0" w:color="auto"/>
                        <w:right w:val="none" w:sz="0" w:space="0" w:color="auto"/>
                      </w:divBdr>
                      <w:divsChild>
                        <w:div w:id="535898540">
                          <w:marLeft w:val="0"/>
                          <w:marRight w:val="0"/>
                          <w:marTop w:val="0"/>
                          <w:marBottom w:val="0"/>
                          <w:divBdr>
                            <w:top w:val="none" w:sz="0" w:space="0" w:color="auto"/>
                            <w:left w:val="none" w:sz="0" w:space="0" w:color="auto"/>
                            <w:bottom w:val="none" w:sz="0" w:space="0" w:color="auto"/>
                            <w:right w:val="none" w:sz="0" w:space="0" w:color="auto"/>
                          </w:divBdr>
                          <w:divsChild>
                            <w:div w:id="1932421708">
                              <w:marLeft w:val="0"/>
                              <w:marRight w:val="0"/>
                              <w:marTop w:val="0"/>
                              <w:marBottom w:val="0"/>
                              <w:divBdr>
                                <w:top w:val="none" w:sz="0" w:space="0" w:color="auto"/>
                                <w:left w:val="none" w:sz="0" w:space="0" w:color="auto"/>
                                <w:bottom w:val="none" w:sz="0" w:space="0" w:color="auto"/>
                                <w:right w:val="none" w:sz="0" w:space="0" w:color="auto"/>
                              </w:divBdr>
                              <w:divsChild>
                                <w:div w:id="1122384146">
                                  <w:marLeft w:val="0"/>
                                  <w:marRight w:val="0"/>
                                  <w:marTop w:val="0"/>
                                  <w:marBottom w:val="0"/>
                                  <w:divBdr>
                                    <w:top w:val="none" w:sz="0" w:space="0" w:color="auto"/>
                                    <w:left w:val="none" w:sz="0" w:space="0" w:color="auto"/>
                                    <w:bottom w:val="none" w:sz="0" w:space="0" w:color="auto"/>
                                    <w:right w:val="none" w:sz="0" w:space="0" w:color="auto"/>
                                  </w:divBdr>
                                  <w:divsChild>
                                    <w:div w:id="1658462872">
                                      <w:marLeft w:val="0"/>
                                      <w:marRight w:val="0"/>
                                      <w:marTop w:val="0"/>
                                      <w:marBottom w:val="0"/>
                                      <w:divBdr>
                                        <w:top w:val="none" w:sz="0" w:space="0" w:color="auto"/>
                                        <w:left w:val="none" w:sz="0" w:space="0" w:color="auto"/>
                                        <w:bottom w:val="none" w:sz="0" w:space="0" w:color="auto"/>
                                        <w:right w:val="none" w:sz="0" w:space="0" w:color="auto"/>
                                      </w:divBdr>
                                      <w:divsChild>
                                        <w:div w:id="445582988">
                                          <w:marLeft w:val="0"/>
                                          <w:marRight w:val="0"/>
                                          <w:marTop w:val="0"/>
                                          <w:marBottom w:val="0"/>
                                          <w:divBdr>
                                            <w:top w:val="none" w:sz="0" w:space="0" w:color="auto"/>
                                            <w:left w:val="none" w:sz="0" w:space="0" w:color="auto"/>
                                            <w:bottom w:val="none" w:sz="0" w:space="0" w:color="auto"/>
                                            <w:right w:val="none" w:sz="0" w:space="0" w:color="auto"/>
                                          </w:divBdr>
                                          <w:divsChild>
                                            <w:div w:id="1262685389">
                                              <w:marLeft w:val="0"/>
                                              <w:marRight w:val="0"/>
                                              <w:marTop w:val="0"/>
                                              <w:marBottom w:val="0"/>
                                              <w:divBdr>
                                                <w:top w:val="none" w:sz="0" w:space="0" w:color="auto"/>
                                                <w:left w:val="none" w:sz="0" w:space="0" w:color="auto"/>
                                                <w:bottom w:val="none" w:sz="0" w:space="0" w:color="auto"/>
                                                <w:right w:val="none" w:sz="0" w:space="0" w:color="auto"/>
                                              </w:divBdr>
                                            </w:div>
                                          </w:divsChild>
                                        </w:div>
                                        <w:div w:id="1706100943">
                                          <w:marLeft w:val="0"/>
                                          <w:marRight w:val="0"/>
                                          <w:marTop w:val="0"/>
                                          <w:marBottom w:val="0"/>
                                          <w:divBdr>
                                            <w:top w:val="none" w:sz="0" w:space="0" w:color="auto"/>
                                            <w:left w:val="none" w:sz="0" w:space="0" w:color="auto"/>
                                            <w:bottom w:val="none" w:sz="0" w:space="0" w:color="auto"/>
                                            <w:right w:val="none" w:sz="0" w:space="0" w:color="auto"/>
                                          </w:divBdr>
                                          <w:divsChild>
                                            <w:div w:id="1248266244">
                                              <w:marLeft w:val="0"/>
                                              <w:marRight w:val="0"/>
                                              <w:marTop w:val="0"/>
                                              <w:marBottom w:val="0"/>
                                              <w:divBdr>
                                                <w:top w:val="none" w:sz="0" w:space="0" w:color="auto"/>
                                                <w:left w:val="none" w:sz="0" w:space="0" w:color="auto"/>
                                                <w:bottom w:val="none" w:sz="0" w:space="0" w:color="auto"/>
                                                <w:right w:val="none" w:sz="0" w:space="0" w:color="auto"/>
                                              </w:divBdr>
                                            </w:div>
                                            <w:div w:id="1521046160">
                                              <w:marLeft w:val="0"/>
                                              <w:marRight w:val="0"/>
                                              <w:marTop w:val="0"/>
                                              <w:marBottom w:val="0"/>
                                              <w:divBdr>
                                                <w:top w:val="none" w:sz="0" w:space="0" w:color="auto"/>
                                                <w:left w:val="none" w:sz="0" w:space="0" w:color="auto"/>
                                                <w:bottom w:val="none" w:sz="0" w:space="0" w:color="auto"/>
                                                <w:right w:val="none" w:sz="0" w:space="0" w:color="auto"/>
                                              </w:divBdr>
                                              <w:divsChild>
                                                <w:div w:id="1479808881">
                                                  <w:marLeft w:val="0"/>
                                                  <w:marRight w:val="0"/>
                                                  <w:marTop w:val="0"/>
                                                  <w:marBottom w:val="0"/>
                                                  <w:divBdr>
                                                    <w:top w:val="none" w:sz="0" w:space="0" w:color="auto"/>
                                                    <w:left w:val="none" w:sz="0" w:space="0" w:color="auto"/>
                                                    <w:bottom w:val="none" w:sz="0" w:space="0" w:color="auto"/>
                                                    <w:right w:val="none" w:sz="0" w:space="0" w:color="auto"/>
                                                  </w:divBdr>
                                                  <w:divsChild>
                                                    <w:div w:id="4492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9534">
                                              <w:marLeft w:val="0"/>
                                              <w:marRight w:val="0"/>
                                              <w:marTop w:val="0"/>
                                              <w:marBottom w:val="0"/>
                                              <w:divBdr>
                                                <w:top w:val="none" w:sz="0" w:space="0" w:color="auto"/>
                                                <w:left w:val="none" w:sz="0" w:space="0" w:color="auto"/>
                                                <w:bottom w:val="none" w:sz="0" w:space="0" w:color="auto"/>
                                                <w:right w:val="none" w:sz="0" w:space="0" w:color="auto"/>
                                              </w:divBdr>
                                            </w:div>
                                          </w:divsChild>
                                        </w:div>
                                        <w:div w:id="1827553577">
                                          <w:marLeft w:val="0"/>
                                          <w:marRight w:val="0"/>
                                          <w:marTop w:val="0"/>
                                          <w:marBottom w:val="0"/>
                                          <w:divBdr>
                                            <w:top w:val="none" w:sz="0" w:space="0" w:color="auto"/>
                                            <w:left w:val="none" w:sz="0" w:space="0" w:color="auto"/>
                                            <w:bottom w:val="none" w:sz="0" w:space="0" w:color="auto"/>
                                            <w:right w:val="none" w:sz="0" w:space="0" w:color="auto"/>
                                          </w:divBdr>
                                          <w:divsChild>
                                            <w:div w:id="316424745">
                                              <w:marLeft w:val="0"/>
                                              <w:marRight w:val="0"/>
                                              <w:marTop w:val="0"/>
                                              <w:marBottom w:val="0"/>
                                              <w:divBdr>
                                                <w:top w:val="none" w:sz="0" w:space="0" w:color="auto"/>
                                                <w:left w:val="none" w:sz="0" w:space="0" w:color="auto"/>
                                                <w:bottom w:val="none" w:sz="0" w:space="0" w:color="auto"/>
                                                <w:right w:val="none" w:sz="0" w:space="0" w:color="auto"/>
                                              </w:divBdr>
                                              <w:divsChild>
                                                <w:div w:id="1361124328">
                                                  <w:marLeft w:val="0"/>
                                                  <w:marRight w:val="0"/>
                                                  <w:marTop w:val="0"/>
                                                  <w:marBottom w:val="0"/>
                                                  <w:divBdr>
                                                    <w:top w:val="none" w:sz="0" w:space="0" w:color="auto"/>
                                                    <w:left w:val="none" w:sz="0" w:space="0" w:color="auto"/>
                                                    <w:bottom w:val="none" w:sz="0" w:space="0" w:color="auto"/>
                                                    <w:right w:val="none" w:sz="0" w:space="0" w:color="auto"/>
                                                  </w:divBdr>
                                                  <w:divsChild>
                                                    <w:div w:id="11299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2478">
                                              <w:marLeft w:val="0"/>
                                              <w:marRight w:val="0"/>
                                              <w:marTop w:val="0"/>
                                              <w:marBottom w:val="0"/>
                                              <w:divBdr>
                                                <w:top w:val="none" w:sz="0" w:space="0" w:color="auto"/>
                                                <w:left w:val="none" w:sz="0" w:space="0" w:color="auto"/>
                                                <w:bottom w:val="none" w:sz="0" w:space="0" w:color="auto"/>
                                                <w:right w:val="none" w:sz="0" w:space="0" w:color="auto"/>
                                              </w:divBdr>
                                            </w:div>
                                            <w:div w:id="9655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0549">
          <w:marLeft w:val="0"/>
          <w:marRight w:val="0"/>
          <w:marTop w:val="0"/>
          <w:marBottom w:val="0"/>
          <w:divBdr>
            <w:top w:val="none" w:sz="0" w:space="0" w:color="auto"/>
            <w:left w:val="none" w:sz="0" w:space="0" w:color="auto"/>
            <w:bottom w:val="none" w:sz="0" w:space="0" w:color="auto"/>
            <w:right w:val="none" w:sz="0" w:space="0" w:color="auto"/>
          </w:divBdr>
          <w:divsChild>
            <w:div w:id="1778988938">
              <w:marLeft w:val="0"/>
              <w:marRight w:val="0"/>
              <w:marTop w:val="0"/>
              <w:marBottom w:val="0"/>
              <w:divBdr>
                <w:top w:val="none" w:sz="0" w:space="0" w:color="auto"/>
                <w:left w:val="none" w:sz="0" w:space="0" w:color="auto"/>
                <w:bottom w:val="none" w:sz="0" w:space="0" w:color="auto"/>
                <w:right w:val="none" w:sz="0" w:space="0" w:color="auto"/>
              </w:divBdr>
              <w:divsChild>
                <w:div w:id="247273590">
                  <w:marLeft w:val="0"/>
                  <w:marRight w:val="0"/>
                  <w:marTop w:val="0"/>
                  <w:marBottom w:val="0"/>
                  <w:divBdr>
                    <w:top w:val="none" w:sz="0" w:space="0" w:color="auto"/>
                    <w:left w:val="none" w:sz="0" w:space="0" w:color="auto"/>
                    <w:bottom w:val="none" w:sz="0" w:space="0" w:color="auto"/>
                    <w:right w:val="none" w:sz="0" w:space="0" w:color="auto"/>
                  </w:divBdr>
                  <w:divsChild>
                    <w:div w:id="791825487">
                      <w:marLeft w:val="0"/>
                      <w:marRight w:val="0"/>
                      <w:marTop w:val="0"/>
                      <w:marBottom w:val="0"/>
                      <w:divBdr>
                        <w:top w:val="none" w:sz="0" w:space="0" w:color="auto"/>
                        <w:left w:val="none" w:sz="0" w:space="0" w:color="auto"/>
                        <w:bottom w:val="none" w:sz="0" w:space="0" w:color="auto"/>
                        <w:right w:val="none" w:sz="0" w:space="0" w:color="auto"/>
                      </w:divBdr>
                      <w:divsChild>
                        <w:div w:id="222254501">
                          <w:marLeft w:val="0"/>
                          <w:marRight w:val="0"/>
                          <w:marTop w:val="0"/>
                          <w:marBottom w:val="0"/>
                          <w:divBdr>
                            <w:top w:val="none" w:sz="0" w:space="0" w:color="auto"/>
                            <w:left w:val="none" w:sz="0" w:space="0" w:color="auto"/>
                            <w:bottom w:val="none" w:sz="0" w:space="0" w:color="auto"/>
                            <w:right w:val="none" w:sz="0" w:space="0" w:color="auto"/>
                          </w:divBdr>
                          <w:divsChild>
                            <w:div w:id="497498156">
                              <w:marLeft w:val="0"/>
                              <w:marRight w:val="0"/>
                              <w:marTop w:val="0"/>
                              <w:marBottom w:val="0"/>
                              <w:divBdr>
                                <w:top w:val="none" w:sz="0" w:space="0" w:color="auto"/>
                                <w:left w:val="none" w:sz="0" w:space="0" w:color="auto"/>
                                <w:bottom w:val="none" w:sz="0" w:space="0" w:color="auto"/>
                                <w:right w:val="none" w:sz="0" w:space="0" w:color="auto"/>
                              </w:divBdr>
                              <w:divsChild>
                                <w:div w:id="715617729">
                                  <w:marLeft w:val="0"/>
                                  <w:marRight w:val="0"/>
                                  <w:marTop w:val="0"/>
                                  <w:marBottom w:val="0"/>
                                  <w:divBdr>
                                    <w:top w:val="none" w:sz="0" w:space="0" w:color="auto"/>
                                    <w:left w:val="none" w:sz="0" w:space="0" w:color="auto"/>
                                    <w:bottom w:val="none" w:sz="0" w:space="0" w:color="auto"/>
                                    <w:right w:val="none" w:sz="0" w:space="0" w:color="auto"/>
                                  </w:divBdr>
                                  <w:divsChild>
                                    <w:div w:id="1966085519">
                                      <w:marLeft w:val="0"/>
                                      <w:marRight w:val="0"/>
                                      <w:marTop w:val="0"/>
                                      <w:marBottom w:val="0"/>
                                      <w:divBdr>
                                        <w:top w:val="none" w:sz="0" w:space="0" w:color="auto"/>
                                        <w:left w:val="none" w:sz="0" w:space="0" w:color="auto"/>
                                        <w:bottom w:val="none" w:sz="0" w:space="0" w:color="auto"/>
                                        <w:right w:val="none" w:sz="0" w:space="0" w:color="auto"/>
                                      </w:divBdr>
                                      <w:divsChild>
                                        <w:div w:id="418135666">
                                          <w:marLeft w:val="0"/>
                                          <w:marRight w:val="0"/>
                                          <w:marTop w:val="0"/>
                                          <w:marBottom w:val="0"/>
                                          <w:divBdr>
                                            <w:top w:val="none" w:sz="0" w:space="0" w:color="auto"/>
                                            <w:left w:val="none" w:sz="0" w:space="0" w:color="auto"/>
                                            <w:bottom w:val="none" w:sz="0" w:space="0" w:color="auto"/>
                                            <w:right w:val="none" w:sz="0" w:space="0" w:color="auto"/>
                                          </w:divBdr>
                                          <w:divsChild>
                                            <w:div w:id="24404305">
                                              <w:marLeft w:val="0"/>
                                              <w:marRight w:val="0"/>
                                              <w:marTop w:val="0"/>
                                              <w:marBottom w:val="0"/>
                                              <w:divBdr>
                                                <w:top w:val="none" w:sz="0" w:space="0" w:color="auto"/>
                                                <w:left w:val="none" w:sz="0" w:space="0" w:color="auto"/>
                                                <w:bottom w:val="none" w:sz="0" w:space="0" w:color="auto"/>
                                                <w:right w:val="none" w:sz="0" w:space="0" w:color="auto"/>
                                              </w:divBdr>
                                            </w:div>
                                            <w:div w:id="49227544">
                                              <w:marLeft w:val="0"/>
                                              <w:marRight w:val="0"/>
                                              <w:marTop w:val="0"/>
                                              <w:marBottom w:val="0"/>
                                              <w:divBdr>
                                                <w:top w:val="none" w:sz="0" w:space="0" w:color="auto"/>
                                                <w:left w:val="none" w:sz="0" w:space="0" w:color="auto"/>
                                                <w:bottom w:val="none" w:sz="0" w:space="0" w:color="auto"/>
                                                <w:right w:val="none" w:sz="0" w:space="0" w:color="auto"/>
                                              </w:divBdr>
                                              <w:divsChild>
                                                <w:div w:id="116727917">
                                                  <w:marLeft w:val="0"/>
                                                  <w:marRight w:val="0"/>
                                                  <w:marTop w:val="0"/>
                                                  <w:marBottom w:val="0"/>
                                                  <w:divBdr>
                                                    <w:top w:val="none" w:sz="0" w:space="0" w:color="auto"/>
                                                    <w:left w:val="none" w:sz="0" w:space="0" w:color="auto"/>
                                                    <w:bottom w:val="none" w:sz="0" w:space="0" w:color="auto"/>
                                                    <w:right w:val="none" w:sz="0" w:space="0" w:color="auto"/>
                                                  </w:divBdr>
                                                  <w:divsChild>
                                                    <w:div w:id="21158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5569">
                                              <w:marLeft w:val="0"/>
                                              <w:marRight w:val="0"/>
                                              <w:marTop w:val="0"/>
                                              <w:marBottom w:val="0"/>
                                              <w:divBdr>
                                                <w:top w:val="none" w:sz="0" w:space="0" w:color="auto"/>
                                                <w:left w:val="none" w:sz="0" w:space="0" w:color="auto"/>
                                                <w:bottom w:val="none" w:sz="0" w:space="0" w:color="auto"/>
                                                <w:right w:val="none" w:sz="0" w:space="0" w:color="auto"/>
                                              </w:divBdr>
                                            </w:div>
                                          </w:divsChild>
                                        </w:div>
                                        <w:div w:id="538779026">
                                          <w:marLeft w:val="0"/>
                                          <w:marRight w:val="0"/>
                                          <w:marTop w:val="0"/>
                                          <w:marBottom w:val="0"/>
                                          <w:divBdr>
                                            <w:top w:val="none" w:sz="0" w:space="0" w:color="auto"/>
                                            <w:left w:val="none" w:sz="0" w:space="0" w:color="auto"/>
                                            <w:bottom w:val="none" w:sz="0" w:space="0" w:color="auto"/>
                                            <w:right w:val="none" w:sz="0" w:space="0" w:color="auto"/>
                                          </w:divBdr>
                                          <w:divsChild>
                                            <w:div w:id="1668677643">
                                              <w:marLeft w:val="0"/>
                                              <w:marRight w:val="0"/>
                                              <w:marTop w:val="0"/>
                                              <w:marBottom w:val="0"/>
                                              <w:divBdr>
                                                <w:top w:val="none" w:sz="0" w:space="0" w:color="auto"/>
                                                <w:left w:val="none" w:sz="0" w:space="0" w:color="auto"/>
                                                <w:bottom w:val="none" w:sz="0" w:space="0" w:color="auto"/>
                                                <w:right w:val="none" w:sz="0" w:space="0" w:color="auto"/>
                                              </w:divBdr>
                                            </w:div>
                                          </w:divsChild>
                                        </w:div>
                                        <w:div w:id="716396512">
                                          <w:marLeft w:val="0"/>
                                          <w:marRight w:val="0"/>
                                          <w:marTop w:val="0"/>
                                          <w:marBottom w:val="0"/>
                                          <w:divBdr>
                                            <w:top w:val="none" w:sz="0" w:space="0" w:color="auto"/>
                                            <w:left w:val="none" w:sz="0" w:space="0" w:color="auto"/>
                                            <w:bottom w:val="none" w:sz="0" w:space="0" w:color="auto"/>
                                            <w:right w:val="none" w:sz="0" w:space="0" w:color="auto"/>
                                          </w:divBdr>
                                          <w:divsChild>
                                            <w:div w:id="960846262">
                                              <w:marLeft w:val="0"/>
                                              <w:marRight w:val="0"/>
                                              <w:marTop w:val="0"/>
                                              <w:marBottom w:val="0"/>
                                              <w:divBdr>
                                                <w:top w:val="none" w:sz="0" w:space="0" w:color="auto"/>
                                                <w:left w:val="none" w:sz="0" w:space="0" w:color="auto"/>
                                                <w:bottom w:val="none" w:sz="0" w:space="0" w:color="auto"/>
                                                <w:right w:val="none" w:sz="0" w:space="0" w:color="auto"/>
                                              </w:divBdr>
                                            </w:div>
                                          </w:divsChild>
                                        </w:div>
                                        <w:div w:id="992029941">
                                          <w:marLeft w:val="0"/>
                                          <w:marRight w:val="0"/>
                                          <w:marTop w:val="0"/>
                                          <w:marBottom w:val="0"/>
                                          <w:divBdr>
                                            <w:top w:val="none" w:sz="0" w:space="0" w:color="auto"/>
                                            <w:left w:val="none" w:sz="0" w:space="0" w:color="auto"/>
                                            <w:bottom w:val="none" w:sz="0" w:space="0" w:color="auto"/>
                                            <w:right w:val="none" w:sz="0" w:space="0" w:color="auto"/>
                                          </w:divBdr>
                                          <w:divsChild>
                                            <w:div w:id="664936219">
                                              <w:marLeft w:val="0"/>
                                              <w:marRight w:val="0"/>
                                              <w:marTop w:val="0"/>
                                              <w:marBottom w:val="0"/>
                                              <w:divBdr>
                                                <w:top w:val="none" w:sz="0" w:space="0" w:color="auto"/>
                                                <w:left w:val="none" w:sz="0" w:space="0" w:color="auto"/>
                                                <w:bottom w:val="none" w:sz="0" w:space="0" w:color="auto"/>
                                                <w:right w:val="none" w:sz="0" w:space="0" w:color="auto"/>
                                              </w:divBdr>
                                            </w:div>
                                            <w:div w:id="695228402">
                                              <w:marLeft w:val="0"/>
                                              <w:marRight w:val="0"/>
                                              <w:marTop w:val="0"/>
                                              <w:marBottom w:val="0"/>
                                              <w:divBdr>
                                                <w:top w:val="none" w:sz="0" w:space="0" w:color="auto"/>
                                                <w:left w:val="none" w:sz="0" w:space="0" w:color="auto"/>
                                                <w:bottom w:val="none" w:sz="0" w:space="0" w:color="auto"/>
                                                <w:right w:val="none" w:sz="0" w:space="0" w:color="auto"/>
                                              </w:divBdr>
                                              <w:divsChild>
                                                <w:div w:id="671566050">
                                                  <w:marLeft w:val="0"/>
                                                  <w:marRight w:val="0"/>
                                                  <w:marTop w:val="0"/>
                                                  <w:marBottom w:val="0"/>
                                                  <w:divBdr>
                                                    <w:top w:val="none" w:sz="0" w:space="0" w:color="auto"/>
                                                    <w:left w:val="none" w:sz="0" w:space="0" w:color="auto"/>
                                                    <w:bottom w:val="none" w:sz="0" w:space="0" w:color="auto"/>
                                                    <w:right w:val="none" w:sz="0" w:space="0" w:color="auto"/>
                                                  </w:divBdr>
                                                  <w:divsChild>
                                                    <w:div w:id="17908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5881">
                                              <w:marLeft w:val="0"/>
                                              <w:marRight w:val="0"/>
                                              <w:marTop w:val="0"/>
                                              <w:marBottom w:val="0"/>
                                              <w:divBdr>
                                                <w:top w:val="none" w:sz="0" w:space="0" w:color="auto"/>
                                                <w:left w:val="none" w:sz="0" w:space="0" w:color="auto"/>
                                                <w:bottom w:val="none" w:sz="0" w:space="0" w:color="auto"/>
                                                <w:right w:val="none" w:sz="0" w:space="0" w:color="auto"/>
                                              </w:divBdr>
                                            </w:div>
                                          </w:divsChild>
                                        </w:div>
                                        <w:div w:id="1319841728">
                                          <w:marLeft w:val="0"/>
                                          <w:marRight w:val="0"/>
                                          <w:marTop w:val="0"/>
                                          <w:marBottom w:val="0"/>
                                          <w:divBdr>
                                            <w:top w:val="none" w:sz="0" w:space="0" w:color="auto"/>
                                            <w:left w:val="none" w:sz="0" w:space="0" w:color="auto"/>
                                            <w:bottom w:val="none" w:sz="0" w:space="0" w:color="auto"/>
                                            <w:right w:val="none" w:sz="0" w:space="0" w:color="auto"/>
                                          </w:divBdr>
                                          <w:divsChild>
                                            <w:div w:id="1435982181">
                                              <w:marLeft w:val="0"/>
                                              <w:marRight w:val="0"/>
                                              <w:marTop w:val="0"/>
                                              <w:marBottom w:val="0"/>
                                              <w:divBdr>
                                                <w:top w:val="none" w:sz="0" w:space="0" w:color="auto"/>
                                                <w:left w:val="none" w:sz="0" w:space="0" w:color="auto"/>
                                                <w:bottom w:val="none" w:sz="0" w:space="0" w:color="auto"/>
                                                <w:right w:val="none" w:sz="0" w:space="0" w:color="auto"/>
                                              </w:divBdr>
                                            </w:div>
                                            <w:div w:id="1472332065">
                                              <w:marLeft w:val="0"/>
                                              <w:marRight w:val="0"/>
                                              <w:marTop w:val="0"/>
                                              <w:marBottom w:val="0"/>
                                              <w:divBdr>
                                                <w:top w:val="none" w:sz="0" w:space="0" w:color="auto"/>
                                                <w:left w:val="none" w:sz="0" w:space="0" w:color="auto"/>
                                                <w:bottom w:val="none" w:sz="0" w:space="0" w:color="auto"/>
                                                <w:right w:val="none" w:sz="0" w:space="0" w:color="auto"/>
                                              </w:divBdr>
                                            </w:div>
                                            <w:div w:id="2142263171">
                                              <w:marLeft w:val="0"/>
                                              <w:marRight w:val="0"/>
                                              <w:marTop w:val="0"/>
                                              <w:marBottom w:val="0"/>
                                              <w:divBdr>
                                                <w:top w:val="none" w:sz="0" w:space="0" w:color="auto"/>
                                                <w:left w:val="none" w:sz="0" w:space="0" w:color="auto"/>
                                                <w:bottom w:val="none" w:sz="0" w:space="0" w:color="auto"/>
                                                <w:right w:val="none" w:sz="0" w:space="0" w:color="auto"/>
                                              </w:divBdr>
                                              <w:divsChild>
                                                <w:div w:id="636032135">
                                                  <w:marLeft w:val="0"/>
                                                  <w:marRight w:val="0"/>
                                                  <w:marTop w:val="0"/>
                                                  <w:marBottom w:val="0"/>
                                                  <w:divBdr>
                                                    <w:top w:val="none" w:sz="0" w:space="0" w:color="auto"/>
                                                    <w:left w:val="none" w:sz="0" w:space="0" w:color="auto"/>
                                                    <w:bottom w:val="none" w:sz="0" w:space="0" w:color="auto"/>
                                                    <w:right w:val="none" w:sz="0" w:space="0" w:color="auto"/>
                                                  </w:divBdr>
                                                  <w:divsChild>
                                                    <w:div w:id="5294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71920">
                                          <w:marLeft w:val="0"/>
                                          <w:marRight w:val="0"/>
                                          <w:marTop w:val="0"/>
                                          <w:marBottom w:val="0"/>
                                          <w:divBdr>
                                            <w:top w:val="none" w:sz="0" w:space="0" w:color="auto"/>
                                            <w:left w:val="none" w:sz="0" w:space="0" w:color="auto"/>
                                            <w:bottom w:val="none" w:sz="0" w:space="0" w:color="auto"/>
                                            <w:right w:val="none" w:sz="0" w:space="0" w:color="auto"/>
                                          </w:divBdr>
                                          <w:divsChild>
                                            <w:div w:id="999038747">
                                              <w:marLeft w:val="0"/>
                                              <w:marRight w:val="0"/>
                                              <w:marTop w:val="0"/>
                                              <w:marBottom w:val="0"/>
                                              <w:divBdr>
                                                <w:top w:val="none" w:sz="0" w:space="0" w:color="auto"/>
                                                <w:left w:val="none" w:sz="0" w:space="0" w:color="auto"/>
                                                <w:bottom w:val="none" w:sz="0" w:space="0" w:color="auto"/>
                                                <w:right w:val="none" w:sz="0" w:space="0" w:color="auto"/>
                                              </w:divBdr>
                                            </w:div>
                                            <w:div w:id="1082601737">
                                              <w:marLeft w:val="0"/>
                                              <w:marRight w:val="0"/>
                                              <w:marTop w:val="0"/>
                                              <w:marBottom w:val="0"/>
                                              <w:divBdr>
                                                <w:top w:val="none" w:sz="0" w:space="0" w:color="auto"/>
                                                <w:left w:val="none" w:sz="0" w:space="0" w:color="auto"/>
                                                <w:bottom w:val="none" w:sz="0" w:space="0" w:color="auto"/>
                                                <w:right w:val="none" w:sz="0" w:space="0" w:color="auto"/>
                                              </w:divBdr>
                                              <w:divsChild>
                                                <w:div w:id="1792242234">
                                                  <w:marLeft w:val="0"/>
                                                  <w:marRight w:val="0"/>
                                                  <w:marTop w:val="0"/>
                                                  <w:marBottom w:val="0"/>
                                                  <w:divBdr>
                                                    <w:top w:val="none" w:sz="0" w:space="0" w:color="auto"/>
                                                    <w:left w:val="none" w:sz="0" w:space="0" w:color="auto"/>
                                                    <w:bottom w:val="none" w:sz="0" w:space="0" w:color="auto"/>
                                                    <w:right w:val="none" w:sz="0" w:space="0" w:color="auto"/>
                                                  </w:divBdr>
                                                  <w:divsChild>
                                                    <w:div w:id="7968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803476">
          <w:marLeft w:val="0"/>
          <w:marRight w:val="0"/>
          <w:marTop w:val="0"/>
          <w:marBottom w:val="0"/>
          <w:divBdr>
            <w:top w:val="none" w:sz="0" w:space="0" w:color="auto"/>
            <w:left w:val="none" w:sz="0" w:space="0" w:color="auto"/>
            <w:bottom w:val="none" w:sz="0" w:space="0" w:color="auto"/>
            <w:right w:val="none" w:sz="0" w:space="0" w:color="auto"/>
          </w:divBdr>
          <w:divsChild>
            <w:div w:id="1696541694">
              <w:marLeft w:val="0"/>
              <w:marRight w:val="0"/>
              <w:marTop w:val="0"/>
              <w:marBottom w:val="0"/>
              <w:divBdr>
                <w:top w:val="none" w:sz="0" w:space="0" w:color="auto"/>
                <w:left w:val="none" w:sz="0" w:space="0" w:color="auto"/>
                <w:bottom w:val="none" w:sz="0" w:space="0" w:color="auto"/>
                <w:right w:val="none" w:sz="0" w:space="0" w:color="auto"/>
              </w:divBdr>
              <w:divsChild>
                <w:div w:id="295454250">
                  <w:marLeft w:val="0"/>
                  <w:marRight w:val="0"/>
                  <w:marTop w:val="0"/>
                  <w:marBottom w:val="0"/>
                  <w:divBdr>
                    <w:top w:val="none" w:sz="0" w:space="0" w:color="auto"/>
                    <w:left w:val="none" w:sz="0" w:space="0" w:color="auto"/>
                    <w:bottom w:val="none" w:sz="0" w:space="0" w:color="auto"/>
                    <w:right w:val="none" w:sz="0" w:space="0" w:color="auto"/>
                  </w:divBdr>
                  <w:divsChild>
                    <w:div w:id="471993709">
                      <w:marLeft w:val="0"/>
                      <w:marRight w:val="0"/>
                      <w:marTop w:val="0"/>
                      <w:marBottom w:val="0"/>
                      <w:divBdr>
                        <w:top w:val="none" w:sz="0" w:space="0" w:color="auto"/>
                        <w:left w:val="none" w:sz="0" w:space="0" w:color="auto"/>
                        <w:bottom w:val="none" w:sz="0" w:space="0" w:color="auto"/>
                        <w:right w:val="none" w:sz="0" w:space="0" w:color="auto"/>
                      </w:divBdr>
                      <w:divsChild>
                        <w:div w:id="738551953">
                          <w:marLeft w:val="0"/>
                          <w:marRight w:val="0"/>
                          <w:marTop w:val="0"/>
                          <w:marBottom w:val="0"/>
                          <w:divBdr>
                            <w:top w:val="none" w:sz="0" w:space="0" w:color="auto"/>
                            <w:left w:val="none" w:sz="0" w:space="0" w:color="auto"/>
                            <w:bottom w:val="none" w:sz="0" w:space="0" w:color="auto"/>
                            <w:right w:val="none" w:sz="0" w:space="0" w:color="auto"/>
                          </w:divBdr>
                          <w:divsChild>
                            <w:div w:id="1738239548">
                              <w:marLeft w:val="0"/>
                              <w:marRight w:val="0"/>
                              <w:marTop w:val="0"/>
                              <w:marBottom w:val="0"/>
                              <w:divBdr>
                                <w:top w:val="none" w:sz="0" w:space="0" w:color="auto"/>
                                <w:left w:val="none" w:sz="0" w:space="0" w:color="auto"/>
                                <w:bottom w:val="none" w:sz="0" w:space="0" w:color="auto"/>
                                <w:right w:val="none" w:sz="0" w:space="0" w:color="auto"/>
                              </w:divBdr>
                              <w:divsChild>
                                <w:div w:id="1717730062">
                                  <w:marLeft w:val="0"/>
                                  <w:marRight w:val="0"/>
                                  <w:marTop w:val="0"/>
                                  <w:marBottom w:val="0"/>
                                  <w:divBdr>
                                    <w:top w:val="none" w:sz="0" w:space="0" w:color="auto"/>
                                    <w:left w:val="none" w:sz="0" w:space="0" w:color="auto"/>
                                    <w:bottom w:val="none" w:sz="0" w:space="0" w:color="auto"/>
                                    <w:right w:val="none" w:sz="0" w:space="0" w:color="auto"/>
                                  </w:divBdr>
                                  <w:divsChild>
                                    <w:div w:id="1987274999">
                                      <w:marLeft w:val="0"/>
                                      <w:marRight w:val="0"/>
                                      <w:marTop w:val="0"/>
                                      <w:marBottom w:val="0"/>
                                      <w:divBdr>
                                        <w:top w:val="none" w:sz="0" w:space="0" w:color="auto"/>
                                        <w:left w:val="none" w:sz="0" w:space="0" w:color="auto"/>
                                        <w:bottom w:val="none" w:sz="0" w:space="0" w:color="auto"/>
                                        <w:right w:val="none" w:sz="0" w:space="0" w:color="auto"/>
                                      </w:divBdr>
                                      <w:divsChild>
                                        <w:div w:id="12409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316835">
          <w:marLeft w:val="0"/>
          <w:marRight w:val="0"/>
          <w:marTop w:val="0"/>
          <w:marBottom w:val="0"/>
          <w:divBdr>
            <w:top w:val="none" w:sz="0" w:space="0" w:color="auto"/>
            <w:left w:val="none" w:sz="0" w:space="0" w:color="auto"/>
            <w:bottom w:val="none" w:sz="0" w:space="0" w:color="auto"/>
            <w:right w:val="none" w:sz="0" w:space="0" w:color="auto"/>
          </w:divBdr>
          <w:divsChild>
            <w:div w:id="944463810">
              <w:marLeft w:val="0"/>
              <w:marRight w:val="0"/>
              <w:marTop w:val="0"/>
              <w:marBottom w:val="0"/>
              <w:divBdr>
                <w:top w:val="none" w:sz="0" w:space="0" w:color="auto"/>
                <w:left w:val="none" w:sz="0" w:space="0" w:color="auto"/>
                <w:bottom w:val="none" w:sz="0" w:space="0" w:color="auto"/>
                <w:right w:val="none" w:sz="0" w:space="0" w:color="auto"/>
              </w:divBdr>
              <w:divsChild>
                <w:div w:id="935820909">
                  <w:marLeft w:val="0"/>
                  <w:marRight w:val="0"/>
                  <w:marTop w:val="0"/>
                  <w:marBottom w:val="0"/>
                  <w:divBdr>
                    <w:top w:val="none" w:sz="0" w:space="0" w:color="auto"/>
                    <w:left w:val="none" w:sz="0" w:space="0" w:color="auto"/>
                    <w:bottom w:val="none" w:sz="0" w:space="0" w:color="auto"/>
                    <w:right w:val="none" w:sz="0" w:space="0" w:color="auto"/>
                  </w:divBdr>
                  <w:divsChild>
                    <w:div w:id="446314047">
                      <w:marLeft w:val="0"/>
                      <w:marRight w:val="0"/>
                      <w:marTop w:val="0"/>
                      <w:marBottom w:val="0"/>
                      <w:divBdr>
                        <w:top w:val="none" w:sz="0" w:space="0" w:color="auto"/>
                        <w:left w:val="none" w:sz="0" w:space="0" w:color="auto"/>
                        <w:bottom w:val="none" w:sz="0" w:space="0" w:color="auto"/>
                        <w:right w:val="none" w:sz="0" w:space="0" w:color="auto"/>
                      </w:divBdr>
                      <w:divsChild>
                        <w:div w:id="1642034148">
                          <w:marLeft w:val="0"/>
                          <w:marRight w:val="0"/>
                          <w:marTop w:val="0"/>
                          <w:marBottom w:val="0"/>
                          <w:divBdr>
                            <w:top w:val="none" w:sz="0" w:space="0" w:color="auto"/>
                            <w:left w:val="none" w:sz="0" w:space="0" w:color="auto"/>
                            <w:bottom w:val="none" w:sz="0" w:space="0" w:color="auto"/>
                            <w:right w:val="none" w:sz="0" w:space="0" w:color="auto"/>
                          </w:divBdr>
                          <w:divsChild>
                            <w:div w:id="342362442">
                              <w:marLeft w:val="0"/>
                              <w:marRight w:val="0"/>
                              <w:marTop w:val="0"/>
                              <w:marBottom w:val="0"/>
                              <w:divBdr>
                                <w:top w:val="none" w:sz="0" w:space="0" w:color="auto"/>
                                <w:left w:val="none" w:sz="0" w:space="0" w:color="auto"/>
                                <w:bottom w:val="none" w:sz="0" w:space="0" w:color="auto"/>
                                <w:right w:val="none" w:sz="0" w:space="0" w:color="auto"/>
                              </w:divBdr>
                              <w:divsChild>
                                <w:div w:id="851727820">
                                  <w:marLeft w:val="0"/>
                                  <w:marRight w:val="0"/>
                                  <w:marTop w:val="0"/>
                                  <w:marBottom w:val="0"/>
                                  <w:divBdr>
                                    <w:top w:val="none" w:sz="0" w:space="0" w:color="auto"/>
                                    <w:left w:val="none" w:sz="0" w:space="0" w:color="auto"/>
                                    <w:bottom w:val="none" w:sz="0" w:space="0" w:color="auto"/>
                                    <w:right w:val="none" w:sz="0" w:space="0" w:color="auto"/>
                                  </w:divBdr>
                                  <w:divsChild>
                                    <w:div w:id="1317146293">
                                      <w:marLeft w:val="0"/>
                                      <w:marRight w:val="0"/>
                                      <w:marTop w:val="0"/>
                                      <w:marBottom w:val="0"/>
                                      <w:divBdr>
                                        <w:top w:val="none" w:sz="0" w:space="0" w:color="auto"/>
                                        <w:left w:val="none" w:sz="0" w:space="0" w:color="auto"/>
                                        <w:bottom w:val="none" w:sz="0" w:space="0" w:color="auto"/>
                                        <w:right w:val="none" w:sz="0" w:space="0" w:color="auto"/>
                                      </w:divBdr>
                                      <w:divsChild>
                                        <w:div w:id="6253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176282">
          <w:marLeft w:val="0"/>
          <w:marRight w:val="0"/>
          <w:marTop w:val="0"/>
          <w:marBottom w:val="0"/>
          <w:divBdr>
            <w:top w:val="none" w:sz="0" w:space="0" w:color="auto"/>
            <w:left w:val="none" w:sz="0" w:space="0" w:color="auto"/>
            <w:bottom w:val="none" w:sz="0" w:space="0" w:color="auto"/>
            <w:right w:val="none" w:sz="0" w:space="0" w:color="auto"/>
          </w:divBdr>
          <w:divsChild>
            <w:div w:id="1965305120">
              <w:marLeft w:val="0"/>
              <w:marRight w:val="0"/>
              <w:marTop w:val="0"/>
              <w:marBottom w:val="0"/>
              <w:divBdr>
                <w:top w:val="none" w:sz="0" w:space="0" w:color="auto"/>
                <w:left w:val="none" w:sz="0" w:space="0" w:color="auto"/>
                <w:bottom w:val="none" w:sz="0" w:space="0" w:color="auto"/>
                <w:right w:val="none" w:sz="0" w:space="0" w:color="auto"/>
              </w:divBdr>
              <w:divsChild>
                <w:div w:id="1136492075">
                  <w:marLeft w:val="0"/>
                  <w:marRight w:val="0"/>
                  <w:marTop w:val="0"/>
                  <w:marBottom w:val="0"/>
                  <w:divBdr>
                    <w:top w:val="none" w:sz="0" w:space="0" w:color="auto"/>
                    <w:left w:val="none" w:sz="0" w:space="0" w:color="auto"/>
                    <w:bottom w:val="none" w:sz="0" w:space="0" w:color="auto"/>
                    <w:right w:val="none" w:sz="0" w:space="0" w:color="auto"/>
                  </w:divBdr>
                  <w:divsChild>
                    <w:div w:id="1323043432">
                      <w:marLeft w:val="0"/>
                      <w:marRight w:val="0"/>
                      <w:marTop w:val="0"/>
                      <w:marBottom w:val="0"/>
                      <w:divBdr>
                        <w:top w:val="none" w:sz="0" w:space="0" w:color="auto"/>
                        <w:left w:val="none" w:sz="0" w:space="0" w:color="auto"/>
                        <w:bottom w:val="none" w:sz="0" w:space="0" w:color="auto"/>
                        <w:right w:val="none" w:sz="0" w:space="0" w:color="auto"/>
                      </w:divBdr>
                      <w:divsChild>
                        <w:div w:id="179244845">
                          <w:marLeft w:val="0"/>
                          <w:marRight w:val="0"/>
                          <w:marTop w:val="0"/>
                          <w:marBottom w:val="0"/>
                          <w:divBdr>
                            <w:top w:val="none" w:sz="0" w:space="0" w:color="auto"/>
                            <w:left w:val="none" w:sz="0" w:space="0" w:color="auto"/>
                            <w:bottom w:val="none" w:sz="0" w:space="0" w:color="auto"/>
                            <w:right w:val="none" w:sz="0" w:space="0" w:color="auto"/>
                          </w:divBdr>
                          <w:divsChild>
                            <w:div w:id="970936449">
                              <w:marLeft w:val="0"/>
                              <w:marRight w:val="0"/>
                              <w:marTop w:val="0"/>
                              <w:marBottom w:val="0"/>
                              <w:divBdr>
                                <w:top w:val="none" w:sz="0" w:space="0" w:color="auto"/>
                                <w:left w:val="none" w:sz="0" w:space="0" w:color="auto"/>
                                <w:bottom w:val="none" w:sz="0" w:space="0" w:color="auto"/>
                                <w:right w:val="none" w:sz="0" w:space="0" w:color="auto"/>
                              </w:divBdr>
                              <w:divsChild>
                                <w:div w:id="993483580">
                                  <w:marLeft w:val="0"/>
                                  <w:marRight w:val="0"/>
                                  <w:marTop w:val="0"/>
                                  <w:marBottom w:val="0"/>
                                  <w:divBdr>
                                    <w:top w:val="none" w:sz="0" w:space="0" w:color="auto"/>
                                    <w:left w:val="none" w:sz="0" w:space="0" w:color="auto"/>
                                    <w:bottom w:val="none" w:sz="0" w:space="0" w:color="auto"/>
                                    <w:right w:val="none" w:sz="0" w:space="0" w:color="auto"/>
                                  </w:divBdr>
                                  <w:divsChild>
                                    <w:div w:id="726337341">
                                      <w:marLeft w:val="0"/>
                                      <w:marRight w:val="0"/>
                                      <w:marTop w:val="0"/>
                                      <w:marBottom w:val="0"/>
                                      <w:divBdr>
                                        <w:top w:val="none" w:sz="0" w:space="0" w:color="auto"/>
                                        <w:left w:val="none" w:sz="0" w:space="0" w:color="auto"/>
                                        <w:bottom w:val="none" w:sz="0" w:space="0" w:color="auto"/>
                                        <w:right w:val="none" w:sz="0" w:space="0" w:color="auto"/>
                                      </w:divBdr>
                                      <w:divsChild>
                                        <w:div w:id="1377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157235">
          <w:marLeft w:val="0"/>
          <w:marRight w:val="0"/>
          <w:marTop w:val="0"/>
          <w:marBottom w:val="0"/>
          <w:divBdr>
            <w:top w:val="none" w:sz="0" w:space="0" w:color="auto"/>
            <w:left w:val="none" w:sz="0" w:space="0" w:color="auto"/>
            <w:bottom w:val="none" w:sz="0" w:space="0" w:color="auto"/>
            <w:right w:val="none" w:sz="0" w:space="0" w:color="auto"/>
          </w:divBdr>
          <w:divsChild>
            <w:div w:id="618990487">
              <w:marLeft w:val="0"/>
              <w:marRight w:val="0"/>
              <w:marTop w:val="0"/>
              <w:marBottom w:val="0"/>
              <w:divBdr>
                <w:top w:val="none" w:sz="0" w:space="0" w:color="auto"/>
                <w:left w:val="none" w:sz="0" w:space="0" w:color="auto"/>
                <w:bottom w:val="none" w:sz="0" w:space="0" w:color="auto"/>
                <w:right w:val="none" w:sz="0" w:space="0" w:color="auto"/>
              </w:divBdr>
              <w:divsChild>
                <w:div w:id="1695301173">
                  <w:marLeft w:val="0"/>
                  <w:marRight w:val="0"/>
                  <w:marTop w:val="0"/>
                  <w:marBottom w:val="0"/>
                  <w:divBdr>
                    <w:top w:val="none" w:sz="0" w:space="0" w:color="auto"/>
                    <w:left w:val="none" w:sz="0" w:space="0" w:color="auto"/>
                    <w:bottom w:val="none" w:sz="0" w:space="0" w:color="auto"/>
                    <w:right w:val="none" w:sz="0" w:space="0" w:color="auto"/>
                  </w:divBdr>
                  <w:divsChild>
                    <w:div w:id="1589193180">
                      <w:marLeft w:val="0"/>
                      <w:marRight w:val="0"/>
                      <w:marTop w:val="0"/>
                      <w:marBottom w:val="0"/>
                      <w:divBdr>
                        <w:top w:val="none" w:sz="0" w:space="0" w:color="auto"/>
                        <w:left w:val="none" w:sz="0" w:space="0" w:color="auto"/>
                        <w:bottom w:val="none" w:sz="0" w:space="0" w:color="auto"/>
                        <w:right w:val="none" w:sz="0" w:space="0" w:color="auto"/>
                      </w:divBdr>
                      <w:divsChild>
                        <w:div w:id="1012806121">
                          <w:marLeft w:val="0"/>
                          <w:marRight w:val="0"/>
                          <w:marTop w:val="0"/>
                          <w:marBottom w:val="0"/>
                          <w:divBdr>
                            <w:top w:val="none" w:sz="0" w:space="0" w:color="auto"/>
                            <w:left w:val="none" w:sz="0" w:space="0" w:color="auto"/>
                            <w:bottom w:val="none" w:sz="0" w:space="0" w:color="auto"/>
                            <w:right w:val="none" w:sz="0" w:space="0" w:color="auto"/>
                          </w:divBdr>
                          <w:divsChild>
                            <w:div w:id="1581326633">
                              <w:marLeft w:val="0"/>
                              <w:marRight w:val="0"/>
                              <w:marTop w:val="0"/>
                              <w:marBottom w:val="0"/>
                              <w:divBdr>
                                <w:top w:val="none" w:sz="0" w:space="0" w:color="auto"/>
                                <w:left w:val="none" w:sz="0" w:space="0" w:color="auto"/>
                                <w:bottom w:val="none" w:sz="0" w:space="0" w:color="auto"/>
                                <w:right w:val="none" w:sz="0" w:space="0" w:color="auto"/>
                              </w:divBdr>
                              <w:divsChild>
                                <w:div w:id="297540549">
                                  <w:marLeft w:val="0"/>
                                  <w:marRight w:val="0"/>
                                  <w:marTop w:val="0"/>
                                  <w:marBottom w:val="0"/>
                                  <w:divBdr>
                                    <w:top w:val="none" w:sz="0" w:space="0" w:color="auto"/>
                                    <w:left w:val="none" w:sz="0" w:space="0" w:color="auto"/>
                                    <w:bottom w:val="none" w:sz="0" w:space="0" w:color="auto"/>
                                    <w:right w:val="none" w:sz="0" w:space="0" w:color="auto"/>
                                  </w:divBdr>
                                  <w:divsChild>
                                    <w:div w:id="710496759">
                                      <w:marLeft w:val="0"/>
                                      <w:marRight w:val="0"/>
                                      <w:marTop w:val="0"/>
                                      <w:marBottom w:val="0"/>
                                      <w:divBdr>
                                        <w:top w:val="none" w:sz="0" w:space="0" w:color="auto"/>
                                        <w:left w:val="none" w:sz="0" w:space="0" w:color="auto"/>
                                        <w:bottom w:val="none" w:sz="0" w:space="0" w:color="auto"/>
                                        <w:right w:val="none" w:sz="0" w:space="0" w:color="auto"/>
                                      </w:divBdr>
                                      <w:divsChild>
                                        <w:div w:id="18280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106718">
          <w:marLeft w:val="0"/>
          <w:marRight w:val="0"/>
          <w:marTop w:val="0"/>
          <w:marBottom w:val="0"/>
          <w:divBdr>
            <w:top w:val="none" w:sz="0" w:space="0" w:color="auto"/>
            <w:left w:val="none" w:sz="0" w:space="0" w:color="auto"/>
            <w:bottom w:val="none" w:sz="0" w:space="0" w:color="auto"/>
            <w:right w:val="none" w:sz="0" w:space="0" w:color="auto"/>
          </w:divBdr>
          <w:divsChild>
            <w:div w:id="2075354191">
              <w:marLeft w:val="0"/>
              <w:marRight w:val="0"/>
              <w:marTop w:val="0"/>
              <w:marBottom w:val="0"/>
              <w:divBdr>
                <w:top w:val="none" w:sz="0" w:space="0" w:color="auto"/>
                <w:left w:val="none" w:sz="0" w:space="0" w:color="auto"/>
                <w:bottom w:val="none" w:sz="0" w:space="0" w:color="auto"/>
                <w:right w:val="none" w:sz="0" w:space="0" w:color="auto"/>
              </w:divBdr>
              <w:divsChild>
                <w:div w:id="816799867">
                  <w:marLeft w:val="0"/>
                  <w:marRight w:val="0"/>
                  <w:marTop w:val="0"/>
                  <w:marBottom w:val="0"/>
                  <w:divBdr>
                    <w:top w:val="none" w:sz="0" w:space="0" w:color="auto"/>
                    <w:left w:val="none" w:sz="0" w:space="0" w:color="auto"/>
                    <w:bottom w:val="none" w:sz="0" w:space="0" w:color="auto"/>
                    <w:right w:val="none" w:sz="0" w:space="0" w:color="auto"/>
                  </w:divBdr>
                  <w:divsChild>
                    <w:div w:id="2042826938">
                      <w:marLeft w:val="0"/>
                      <w:marRight w:val="0"/>
                      <w:marTop w:val="0"/>
                      <w:marBottom w:val="0"/>
                      <w:divBdr>
                        <w:top w:val="none" w:sz="0" w:space="0" w:color="auto"/>
                        <w:left w:val="none" w:sz="0" w:space="0" w:color="auto"/>
                        <w:bottom w:val="none" w:sz="0" w:space="0" w:color="auto"/>
                        <w:right w:val="none" w:sz="0" w:space="0" w:color="auto"/>
                      </w:divBdr>
                      <w:divsChild>
                        <w:div w:id="554776179">
                          <w:marLeft w:val="0"/>
                          <w:marRight w:val="0"/>
                          <w:marTop w:val="0"/>
                          <w:marBottom w:val="0"/>
                          <w:divBdr>
                            <w:top w:val="none" w:sz="0" w:space="0" w:color="auto"/>
                            <w:left w:val="none" w:sz="0" w:space="0" w:color="auto"/>
                            <w:bottom w:val="none" w:sz="0" w:space="0" w:color="auto"/>
                            <w:right w:val="none" w:sz="0" w:space="0" w:color="auto"/>
                          </w:divBdr>
                          <w:divsChild>
                            <w:div w:id="838229650">
                              <w:marLeft w:val="0"/>
                              <w:marRight w:val="0"/>
                              <w:marTop w:val="0"/>
                              <w:marBottom w:val="0"/>
                              <w:divBdr>
                                <w:top w:val="none" w:sz="0" w:space="0" w:color="auto"/>
                                <w:left w:val="none" w:sz="0" w:space="0" w:color="auto"/>
                                <w:bottom w:val="none" w:sz="0" w:space="0" w:color="auto"/>
                                <w:right w:val="none" w:sz="0" w:space="0" w:color="auto"/>
                              </w:divBdr>
                              <w:divsChild>
                                <w:div w:id="1731687640">
                                  <w:marLeft w:val="0"/>
                                  <w:marRight w:val="0"/>
                                  <w:marTop w:val="0"/>
                                  <w:marBottom w:val="0"/>
                                  <w:divBdr>
                                    <w:top w:val="none" w:sz="0" w:space="0" w:color="auto"/>
                                    <w:left w:val="none" w:sz="0" w:space="0" w:color="auto"/>
                                    <w:bottom w:val="none" w:sz="0" w:space="0" w:color="auto"/>
                                    <w:right w:val="none" w:sz="0" w:space="0" w:color="auto"/>
                                  </w:divBdr>
                                  <w:divsChild>
                                    <w:div w:id="1093016971">
                                      <w:marLeft w:val="0"/>
                                      <w:marRight w:val="0"/>
                                      <w:marTop w:val="0"/>
                                      <w:marBottom w:val="0"/>
                                      <w:divBdr>
                                        <w:top w:val="none" w:sz="0" w:space="0" w:color="auto"/>
                                        <w:left w:val="none" w:sz="0" w:space="0" w:color="auto"/>
                                        <w:bottom w:val="none" w:sz="0" w:space="0" w:color="auto"/>
                                        <w:right w:val="none" w:sz="0" w:space="0" w:color="auto"/>
                                      </w:divBdr>
                                      <w:divsChild>
                                        <w:div w:id="293100041">
                                          <w:marLeft w:val="0"/>
                                          <w:marRight w:val="0"/>
                                          <w:marTop w:val="0"/>
                                          <w:marBottom w:val="0"/>
                                          <w:divBdr>
                                            <w:top w:val="none" w:sz="0" w:space="0" w:color="auto"/>
                                            <w:left w:val="none" w:sz="0" w:space="0" w:color="auto"/>
                                            <w:bottom w:val="none" w:sz="0" w:space="0" w:color="auto"/>
                                            <w:right w:val="none" w:sz="0" w:space="0" w:color="auto"/>
                                          </w:divBdr>
                                          <w:divsChild>
                                            <w:div w:id="2023125184">
                                              <w:marLeft w:val="0"/>
                                              <w:marRight w:val="0"/>
                                              <w:marTop w:val="0"/>
                                              <w:marBottom w:val="0"/>
                                              <w:divBdr>
                                                <w:top w:val="none" w:sz="0" w:space="0" w:color="auto"/>
                                                <w:left w:val="none" w:sz="0" w:space="0" w:color="auto"/>
                                                <w:bottom w:val="none" w:sz="0" w:space="0" w:color="auto"/>
                                                <w:right w:val="none" w:sz="0" w:space="0" w:color="auto"/>
                                              </w:divBdr>
                                            </w:div>
                                          </w:divsChild>
                                        </w:div>
                                        <w:div w:id="398600120">
                                          <w:marLeft w:val="0"/>
                                          <w:marRight w:val="0"/>
                                          <w:marTop w:val="0"/>
                                          <w:marBottom w:val="0"/>
                                          <w:divBdr>
                                            <w:top w:val="none" w:sz="0" w:space="0" w:color="auto"/>
                                            <w:left w:val="none" w:sz="0" w:space="0" w:color="auto"/>
                                            <w:bottom w:val="none" w:sz="0" w:space="0" w:color="auto"/>
                                            <w:right w:val="none" w:sz="0" w:space="0" w:color="auto"/>
                                          </w:divBdr>
                                          <w:divsChild>
                                            <w:div w:id="1036659782">
                                              <w:marLeft w:val="0"/>
                                              <w:marRight w:val="0"/>
                                              <w:marTop w:val="0"/>
                                              <w:marBottom w:val="0"/>
                                              <w:divBdr>
                                                <w:top w:val="none" w:sz="0" w:space="0" w:color="auto"/>
                                                <w:left w:val="none" w:sz="0" w:space="0" w:color="auto"/>
                                                <w:bottom w:val="none" w:sz="0" w:space="0" w:color="auto"/>
                                                <w:right w:val="none" w:sz="0" w:space="0" w:color="auto"/>
                                              </w:divBdr>
                                            </w:div>
                                            <w:div w:id="1649244571">
                                              <w:marLeft w:val="0"/>
                                              <w:marRight w:val="0"/>
                                              <w:marTop w:val="0"/>
                                              <w:marBottom w:val="0"/>
                                              <w:divBdr>
                                                <w:top w:val="none" w:sz="0" w:space="0" w:color="auto"/>
                                                <w:left w:val="none" w:sz="0" w:space="0" w:color="auto"/>
                                                <w:bottom w:val="none" w:sz="0" w:space="0" w:color="auto"/>
                                                <w:right w:val="none" w:sz="0" w:space="0" w:color="auto"/>
                                              </w:divBdr>
                                            </w:div>
                                            <w:div w:id="1662735654">
                                              <w:marLeft w:val="0"/>
                                              <w:marRight w:val="0"/>
                                              <w:marTop w:val="0"/>
                                              <w:marBottom w:val="0"/>
                                              <w:divBdr>
                                                <w:top w:val="none" w:sz="0" w:space="0" w:color="auto"/>
                                                <w:left w:val="none" w:sz="0" w:space="0" w:color="auto"/>
                                                <w:bottom w:val="none" w:sz="0" w:space="0" w:color="auto"/>
                                                <w:right w:val="none" w:sz="0" w:space="0" w:color="auto"/>
                                              </w:divBdr>
                                              <w:divsChild>
                                                <w:div w:id="370542942">
                                                  <w:marLeft w:val="0"/>
                                                  <w:marRight w:val="0"/>
                                                  <w:marTop w:val="0"/>
                                                  <w:marBottom w:val="0"/>
                                                  <w:divBdr>
                                                    <w:top w:val="none" w:sz="0" w:space="0" w:color="auto"/>
                                                    <w:left w:val="none" w:sz="0" w:space="0" w:color="auto"/>
                                                    <w:bottom w:val="none" w:sz="0" w:space="0" w:color="auto"/>
                                                    <w:right w:val="none" w:sz="0" w:space="0" w:color="auto"/>
                                                  </w:divBdr>
                                                  <w:divsChild>
                                                    <w:div w:id="12432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71946">
                                          <w:marLeft w:val="0"/>
                                          <w:marRight w:val="0"/>
                                          <w:marTop w:val="0"/>
                                          <w:marBottom w:val="0"/>
                                          <w:divBdr>
                                            <w:top w:val="none" w:sz="0" w:space="0" w:color="auto"/>
                                            <w:left w:val="none" w:sz="0" w:space="0" w:color="auto"/>
                                            <w:bottom w:val="none" w:sz="0" w:space="0" w:color="auto"/>
                                            <w:right w:val="none" w:sz="0" w:space="0" w:color="auto"/>
                                          </w:divBdr>
                                          <w:divsChild>
                                            <w:div w:id="282277049">
                                              <w:marLeft w:val="0"/>
                                              <w:marRight w:val="0"/>
                                              <w:marTop w:val="0"/>
                                              <w:marBottom w:val="0"/>
                                              <w:divBdr>
                                                <w:top w:val="none" w:sz="0" w:space="0" w:color="auto"/>
                                                <w:left w:val="none" w:sz="0" w:space="0" w:color="auto"/>
                                                <w:bottom w:val="none" w:sz="0" w:space="0" w:color="auto"/>
                                                <w:right w:val="none" w:sz="0" w:space="0" w:color="auto"/>
                                              </w:divBdr>
                                            </w:div>
                                            <w:div w:id="456679406">
                                              <w:marLeft w:val="0"/>
                                              <w:marRight w:val="0"/>
                                              <w:marTop w:val="0"/>
                                              <w:marBottom w:val="0"/>
                                              <w:divBdr>
                                                <w:top w:val="none" w:sz="0" w:space="0" w:color="auto"/>
                                                <w:left w:val="none" w:sz="0" w:space="0" w:color="auto"/>
                                                <w:bottom w:val="none" w:sz="0" w:space="0" w:color="auto"/>
                                                <w:right w:val="none" w:sz="0" w:space="0" w:color="auto"/>
                                              </w:divBdr>
                                            </w:div>
                                            <w:div w:id="742601842">
                                              <w:marLeft w:val="0"/>
                                              <w:marRight w:val="0"/>
                                              <w:marTop w:val="0"/>
                                              <w:marBottom w:val="0"/>
                                              <w:divBdr>
                                                <w:top w:val="none" w:sz="0" w:space="0" w:color="auto"/>
                                                <w:left w:val="none" w:sz="0" w:space="0" w:color="auto"/>
                                                <w:bottom w:val="none" w:sz="0" w:space="0" w:color="auto"/>
                                                <w:right w:val="none" w:sz="0" w:space="0" w:color="auto"/>
                                              </w:divBdr>
                                              <w:divsChild>
                                                <w:div w:id="58601763">
                                                  <w:marLeft w:val="0"/>
                                                  <w:marRight w:val="0"/>
                                                  <w:marTop w:val="0"/>
                                                  <w:marBottom w:val="0"/>
                                                  <w:divBdr>
                                                    <w:top w:val="none" w:sz="0" w:space="0" w:color="auto"/>
                                                    <w:left w:val="none" w:sz="0" w:space="0" w:color="auto"/>
                                                    <w:bottom w:val="none" w:sz="0" w:space="0" w:color="auto"/>
                                                    <w:right w:val="none" w:sz="0" w:space="0" w:color="auto"/>
                                                  </w:divBdr>
                                                  <w:divsChild>
                                                    <w:div w:id="15238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77728">
                                          <w:marLeft w:val="0"/>
                                          <w:marRight w:val="0"/>
                                          <w:marTop w:val="0"/>
                                          <w:marBottom w:val="0"/>
                                          <w:divBdr>
                                            <w:top w:val="none" w:sz="0" w:space="0" w:color="auto"/>
                                            <w:left w:val="none" w:sz="0" w:space="0" w:color="auto"/>
                                            <w:bottom w:val="none" w:sz="0" w:space="0" w:color="auto"/>
                                            <w:right w:val="none" w:sz="0" w:space="0" w:color="auto"/>
                                          </w:divBdr>
                                          <w:divsChild>
                                            <w:div w:id="96214502">
                                              <w:marLeft w:val="0"/>
                                              <w:marRight w:val="0"/>
                                              <w:marTop w:val="0"/>
                                              <w:marBottom w:val="0"/>
                                              <w:divBdr>
                                                <w:top w:val="none" w:sz="0" w:space="0" w:color="auto"/>
                                                <w:left w:val="none" w:sz="0" w:space="0" w:color="auto"/>
                                                <w:bottom w:val="none" w:sz="0" w:space="0" w:color="auto"/>
                                                <w:right w:val="none" w:sz="0" w:space="0" w:color="auto"/>
                                              </w:divBdr>
                                            </w:div>
                                            <w:div w:id="1261448274">
                                              <w:marLeft w:val="0"/>
                                              <w:marRight w:val="0"/>
                                              <w:marTop w:val="0"/>
                                              <w:marBottom w:val="0"/>
                                              <w:divBdr>
                                                <w:top w:val="none" w:sz="0" w:space="0" w:color="auto"/>
                                                <w:left w:val="none" w:sz="0" w:space="0" w:color="auto"/>
                                                <w:bottom w:val="none" w:sz="0" w:space="0" w:color="auto"/>
                                                <w:right w:val="none" w:sz="0" w:space="0" w:color="auto"/>
                                              </w:divBdr>
                                              <w:divsChild>
                                                <w:div w:id="572857481">
                                                  <w:marLeft w:val="0"/>
                                                  <w:marRight w:val="0"/>
                                                  <w:marTop w:val="0"/>
                                                  <w:marBottom w:val="0"/>
                                                  <w:divBdr>
                                                    <w:top w:val="none" w:sz="0" w:space="0" w:color="auto"/>
                                                    <w:left w:val="none" w:sz="0" w:space="0" w:color="auto"/>
                                                    <w:bottom w:val="none" w:sz="0" w:space="0" w:color="auto"/>
                                                    <w:right w:val="none" w:sz="0" w:space="0" w:color="auto"/>
                                                  </w:divBdr>
                                                  <w:divsChild>
                                                    <w:div w:id="271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4761">
                                              <w:marLeft w:val="0"/>
                                              <w:marRight w:val="0"/>
                                              <w:marTop w:val="0"/>
                                              <w:marBottom w:val="0"/>
                                              <w:divBdr>
                                                <w:top w:val="none" w:sz="0" w:space="0" w:color="auto"/>
                                                <w:left w:val="none" w:sz="0" w:space="0" w:color="auto"/>
                                                <w:bottom w:val="none" w:sz="0" w:space="0" w:color="auto"/>
                                                <w:right w:val="none" w:sz="0" w:space="0" w:color="auto"/>
                                              </w:divBdr>
                                            </w:div>
                                          </w:divsChild>
                                        </w:div>
                                        <w:div w:id="1348868071">
                                          <w:marLeft w:val="0"/>
                                          <w:marRight w:val="0"/>
                                          <w:marTop w:val="0"/>
                                          <w:marBottom w:val="0"/>
                                          <w:divBdr>
                                            <w:top w:val="none" w:sz="0" w:space="0" w:color="auto"/>
                                            <w:left w:val="none" w:sz="0" w:space="0" w:color="auto"/>
                                            <w:bottom w:val="none" w:sz="0" w:space="0" w:color="auto"/>
                                            <w:right w:val="none" w:sz="0" w:space="0" w:color="auto"/>
                                          </w:divBdr>
                                          <w:divsChild>
                                            <w:div w:id="13045182">
                                              <w:marLeft w:val="0"/>
                                              <w:marRight w:val="0"/>
                                              <w:marTop w:val="0"/>
                                              <w:marBottom w:val="0"/>
                                              <w:divBdr>
                                                <w:top w:val="none" w:sz="0" w:space="0" w:color="auto"/>
                                                <w:left w:val="none" w:sz="0" w:space="0" w:color="auto"/>
                                                <w:bottom w:val="none" w:sz="0" w:space="0" w:color="auto"/>
                                                <w:right w:val="none" w:sz="0" w:space="0" w:color="auto"/>
                                              </w:divBdr>
                                            </w:div>
                                            <w:div w:id="57214436">
                                              <w:marLeft w:val="0"/>
                                              <w:marRight w:val="0"/>
                                              <w:marTop w:val="0"/>
                                              <w:marBottom w:val="0"/>
                                              <w:divBdr>
                                                <w:top w:val="none" w:sz="0" w:space="0" w:color="auto"/>
                                                <w:left w:val="none" w:sz="0" w:space="0" w:color="auto"/>
                                                <w:bottom w:val="none" w:sz="0" w:space="0" w:color="auto"/>
                                                <w:right w:val="none" w:sz="0" w:space="0" w:color="auto"/>
                                              </w:divBdr>
                                              <w:divsChild>
                                                <w:div w:id="726878146">
                                                  <w:marLeft w:val="0"/>
                                                  <w:marRight w:val="0"/>
                                                  <w:marTop w:val="0"/>
                                                  <w:marBottom w:val="0"/>
                                                  <w:divBdr>
                                                    <w:top w:val="none" w:sz="0" w:space="0" w:color="auto"/>
                                                    <w:left w:val="none" w:sz="0" w:space="0" w:color="auto"/>
                                                    <w:bottom w:val="none" w:sz="0" w:space="0" w:color="auto"/>
                                                    <w:right w:val="none" w:sz="0" w:space="0" w:color="auto"/>
                                                  </w:divBdr>
                                                  <w:divsChild>
                                                    <w:div w:id="781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4765">
                                              <w:marLeft w:val="0"/>
                                              <w:marRight w:val="0"/>
                                              <w:marTop w:val="0"/>
                                              <w:marBottom w:val="0"/>
                                              <w:divBdr>
                                                <w:top w:val="none" w:sz="0" w:space="0" w:color="auto"/>
                                                <w:left w:val="none" w:sz="0" w:space="0" w:color="auto"/>
                                                <w:bottom w:val="none" w:sz="0" w:space="0" w:color="auto"/>
                                                <w:right w:val="none" w:sz="0" w:space="0" w:color="auto"/>
                                              </w:divBdr>
                                            </w:div>
                                          </w:divsChild>
                                        </w:div>
                                        <w:div w:id="1438912498">
                                          <w:marLeft w:val="0"/>
                                          <w:marRight w:val="0"/>
                                          <w:marTop w:val="0"/>
                                          <w:marBottom w:val="0"/>
                                          <w:divBdr>
                                            <w:top w:val="none" w:sz="0" w:space="0" w:color="auto"/>
                                            <w:left w:val="none" w:sz="0" w:space="0" w:color="auto"/>
                                            <w:bottom w:val="none" w:sz="0" w:space="0" w:color="auto"/>
                                            <w:right w:val="none" w:sz="0" w:space="0" w:color="auto"/>
                                          </w:divBdr>
                                          <w:divsChild>
                                            <w:div w:id="293803040">
                                              <w:marLeft w:val="0"/>
                                              <w:marRight w:val="0"/>
                                              <w:marTop w:val="0"/>
                                              <w:marBottom w:val="0"/>
                                              <w:divBdr>
                                                <w:top w:val="none" w:sz="0" w:space="0" w:color="auto"/>
                                                <w:left w:val="none" w:sz="0" w:space="0" w:color="auto"/>
                                                <w:bottom w:val="none" w:sz="0" w:space="0" w:color="auto"/>
                                                <w:right w:val="none" w:sz="0" w:space="0" w:color="auto"/>
                                              </w:divBdr>
                                              <w:divsChild>
                                                <w:div w:id="1413501761">
                                                  <w:marLeft w:val="0"/>
                                                  <w:marRight w:val="0"/>
                                                  <w:marTop w:val="0"/>
                                                  <w:marBottom w:val="0"/>
                                                  <w:divBdr>
                                                    <w:top w:val="none" w:sz="0" w:space="0" w:color="auto"/>
                                                    <w:left w:val="none" w:sz="0" w:space="0" w:color="auto"/>
                                                    <w:bottom w:val="none" w:sz="0" w:space="0" w:color="auto"/>
                                                    <w:right w:val="none" w:sz="0" w:space="0" w:color="auto"/>
                                                  </w:divBdr>
                                                  <w:divsChild>
                                                    <w:div w:id="1285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13049">
                                              <w:marLeft w:val="0"/>
                                              <w:marRight w:val="0"/>
                                              <w:marTop w:val="0"/>
                                              <w:marBottom w:val="0"/>
                                              <w:divBdr>
                                                <w:top w:val="none" w:sz="0" w:space="0" w:color="auto"/>
                                                <w:left w:val="none" w:sz="0" w:space="0" w:color="auto"/>
                                                <w:bottom w:val="none" w:sz="0" w:space="0" w:color="auto"/>
                                                <w:right w:val="none" w:sz="0" w:space="0" w:color="auto"/>
                                              </w:divBdr>
                                            </w:div>
                                            <w:div w:id="2046563299">
                                              <w:marLeft w:val="0"/>
                                              <w:marRight w:val="0"/>
                                              <w:marTop w:val="0"/>
                                              <w:marBottom w:val="0"/>
                                              <w:divBdr>
                                                <w:top w:val="none" w:sz="0" w:space="0" w:color="auto"/>
                                                <w:left w:val="none" w:sz="0" w:space="0" w:color="auto"/>
                                                <w:bottom w:val="none" w:sz="0" w:space="0" w:color="auto"/>
                                                <w:right w:val="none" w:sz="0" w:space="0" w:color="auto"/>
                                              </w:divBdr>
                                            </w:div>
                                          </w:divsChild>
                                        </w:div>
                                        <w:div w:id="1504010185">
                                          <w:marLeft w:val="0"/>
                                          <w:marRight w:val="0"/>
                                          <w:marTop w:val="0"/>
                                          <w:marBottom w:val="0"/>
                                          <w:divBdr>
                                            <w:top w:val="none" w:sz="0" w:space="0" w:color="auto"/>
                                            <w:left w:val="none" w:sz="0" w:space="0" w:color="auto"/>
                                            <w:bottom w:val="none" w:sz="0" w:space="0" w:color="auto"/>
                                            <w:right w:val="none" w:sz="0" w:space="0" w:color="auto"/>
                                          </w:divBdr>
                                          <w:divsChild>
                                            <w:div w:id="559630403">
                                              <w:marLeft w:val="0"/>
                                              <w:marRight w:val="0"/>
                                              <w:marTop w:val="0"/>
                                              <w:marBottom w:val="0"/>
                                              <w:divBdr>
                                                <w:top w:val="none" w:sz="0" w:space="0" w:color="auto"/>
                                                <w:left w:val="none" w:sz="0" w:space="0" w:color="auto"/>
                                                <w:bottom w:val="none" w:sz="0" w:space="0" w:color="auto"/>
                                                <w:right w:val="none" w:sz="0" w:space="0" w:color="auto"/>
                                              </w:divBdr>
                                            </w:div>
                                            <w:div w:id="781267204">
                                              <w:marLeft w:val="0"/>
                                              <w:marRight w:val="0"/>
                                              <w:marTop w:val="0"/>
                                              <w:marBottom w:val="0"/>
                                              <w:divBdr>
                                                <w:top w:val="none" w:sz="0" w:space="0" w:color="auto"/>
                                                <w:left w:val="none" w:sz="0" w:space="0" w:color="auto"/>
                                                <w:bottom w:val="none" w:sz="0" w:space="0" w:color="auto"/>
                                                <w:right w:val="none" w:sz="0" w:space="0" w:color="auto"/>
                                              </w:divBdr>
                                              <w:divsChild>
                                                <w:div w:id="146167969">
                                                  <w:marLeft w:val="0"/>
                                                  <w:marRight w:val="0"/>
                                                  <w:marTop w:val="0"/>
                                                  <w:marBottom w:val="0"/>
                                                  <w:divBdr>
                                                    <w:top w:val="none" w:sz="0" w:space="0" w:color="auto"/>
                                                    <w:left w:val="none" w:sz="0" w:space="0" w:color="auto"/>
                                                    <w:bottom w:val="none" w:sz="0" w:space="0" w:color="auto"/>
                                                    <w:right w:val="none" w:sz="0" w:space="0" w:color="auto"/>
                                                  </w:divBdr>
                                                  <w:divsChild>
                                                    <w:div w:id="14845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6200">
                                              <w:marLeft w:val="0"/>
                                              <w:marRight w:val="0"/>
                                              <w:marTop w:val="0"/>
                                              <w:marBottom w:val="0"/>
                                              <w:divBdr>
                                                <w:top w:val="none" w:sz="0" w:space="0" w:color="auto"/>
                                                <w:left w:val="none" w:sz="0" w:space="0" w:color="auto"/>
                                                <w:bottom w:val="none" w:sz="0" w:space="0" w:color="auto"/>
                                                <w:right w:val="none" w:sz="0" w:space="0" w:color="auto"/>
                                              </w:divBdr>
                                            </w:div>
                                          </w:divsChild>
                                        </w:div>
                                        <w:div w:id="1560824989">
                                          <w:marLeft w:val="0"/>
                                          <w:marRight w:val="0"/>
                                          <w:marTop w:val="0"/>
                                          <w:marBottom w:val="0"/>
                                          <w:divBdr>
                                            <w:top w:val="none" w:sz="0" w:space="0" w:color="auto"/>
                                            <w:left w:val="none" w:sz="0" w:space="0" w:color="auto"/>
                                            <w:bottom w:val="none" w:sz="0" w:space="0" w:color="auto"/>
                                            <w:right w:val="none" w:sz="0" w:space="0" w:color="auto"/>
                                          </w:divBdr>
                                          <w:divsChild>
                                            <w:div w:id="961303283">
                                              <w:marLeft w:val="0"/>
                                              <w:marRight w:val="0"/>
                                              <w:marTop w:val="0"/>
                                              <w:marBottom w:val="0"/>
                                              <w:divBdr>
                                                <w:top w:val="none" w:sz="0" w:space="0" w:color="auto"/>
                                                <w:left w:val="none" w:sz="0" w:space="0" w:color="auto"/>
                                                <w:bottom w:val="none" w:sz="0" w:space="0" w:color="auto"/>
                                                <w:right w:val="none" w:sz="0" w:space="0" w:color="auto"/>
                                              </w:divBdr>
                                            </w:div>
                                            <w:div w:id="1933001842">
                                              <w:marLeft w:val="0"/>
                                              <w:marRight w:val="0"/>
                                              <w:marTop w:val="0"/>
                                              <w:marBottom w:val="0"/>
                                              <w:divBdr>
                                                <w:top w:val="none" w:sz="0" w:space="0" w:color="auto"/>
                                                <w:left w:val="none" w:sz="0" w:space="0" w:color="auto"/>
                                                <w:bottom w:val="none" w:sz="0" w:space="0" w:color="auto"/>
                                                <w:right w:val="none" w:sz="0" w:space="0" w:color="auto"/>
                                              </w:divBdr>
                                            </w:div>
                                            <w:div w:id="2021933692">
                                              <w:marLeft w:val="0"/>
                                              <w:marRight w:val="0"/>
                                              <w:marTop w:val="0"/>
                                              <w:marBottom w:val="0"/>
                                              <w:divBdr>
                                                <w:top w:val="none" w:sz="0" w:space="0" w:color="auto"/>
                                                <w:left w:val="none" w:sz="0" w:space="0" w:color="auto"/>
                                                <w:bottom w:val="none" w:sz="0" w:space="0" w:color="auto"/>
                                                <w:right w:val="none" w:sz="0" w:space="0" w:color="auto"/>
                                              </w:divBdr>
                                              <w:divsChild>
                                                <w:div w:id="1424495637">
                                                  <w:marLeft w:val="0"/>
                                                  <w:marRight w:val="0"/>
                                                  <w:marTop w:val="0"/>
                                                  <w:marBottom w:val="0"/>
                                                  <w:divBdr>
                                                    <w:top w:val="none" w:sz="0" w:space="0" w:color="auto"/>
                                                    <w:left w:val="none" w:sz="0" w:space="0" w:color="auto"/>
                                                    <w:bottom w:val="none" w:sz="0" w:space="0" w:color="auto"/>
                                                    <w:right w:val="none" w:sz="0" w:space="0" w:color="auto"/>
                                                  </w:divBdr>
                                                  <w:divsChild>
                                                    <w:div w:id="19495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26422">
                                          <w:marLeft w:val="0"/>
                                          <w:marRight w:val="0"/>
                                          <w:marTop w:val="0"/>
                                          <w:marBottom w:val="0"/>
                                          <w:divBdr>
                                            <w:top w:val="none" w:sz="0" w:space="0" w:color="auto"/>
                                            <w:left w:val="none" w:sz="0" w:space="0" w:color="auto"/>
                                            <w:bottom w:val="none" w:sz="0" w:space="0" w:color="auto"/>
                                            <w:right w:val="none" w:sz="0" w:space="0" w:color="auto"/>
                                          </w:divBdr>
                                          <w:divsChild>
                                            <w:div w:id="22219669">
                                              <w:marLeft w:val="0"/>
                                              <w:marRight w:val="0"/>
                                              <w:marTop w:val="0"/>
                                              <w:marBottom w:val="0"/>
                                              <w:divBdr>
                                                <w:top w:val="none" w:sz="0" w:space="0" w:color="auto"/>
                                                <w:left w:val="none" w:sz="0" w:space="0" w:color="auto"/>
                                                <w:bottom w:val="none" w:sz="0" w:space="0" w:color="auto"/>
                                                <w:right w:val="none" w:sz="0" w:space="0" w:color="auto"/>
                                              </w:divBdr>
                                            </w:div>
                                          </w:divsChild>
                                        </w:div>
                                        <w:div w:id="1623270798">
                                          <w:marLeft w:val="0"/>
                                          <w:marRight w:val="0"/>
                                          <w:marTop w:val="0"/>
                                          <w:marBottom w:val="0"/>
                                          <w:divBdr>
                                            <w:top w:val="none" w:sz="0" w:space="0" w:color="auto"/>
                                            <w:left w:val="none" w:sz="0" w:space="0" w:color="auto"/>
                                            <w:bottom w:val="none" w:sz="0" w:space="0" w:color="auto"/>
                                            <w:right w:val="none" w:sz="0" w:space="0" w:color="auto"/>
                                          </w:divBdr>
                                          <w:divsChild>
                                            <w:div w:id="493028287">
                                              <w:marLeft w:val="0"/>
                                              <w:marRight w:val="0"/>
                                              <w:marTop w:val="0"/>
                                              <w:marBottom w:val="0"/>
                                              <w:divBdr>
                                                <w:top w:val="none" w:sz="0" w:space="0" w:color="auto"/>
                                                <w:left w:val="none" w:sz="0" w:space="0" w:color="auto"/>
                                                <w:bottom w:val="none" w:sz="0" w:space="0" w:color="auto"/>
                                                <w:right w:val="none" w:sz="0" w:space="0" w:color="auto"/>
                                              </w:divBdr>
                                              <w:divsChild>
                                                <w:div w:id="1076392568">
                                                  <w:marLeft w:val="0"/>
                                                  <w:marRight w:val="0"/>
                                                  <w:marTop w:val="0"/>
                                                  <w:marBottom w:val="0"/>
                                                  <w:divBdr>
                                                    <w:top w:val="none" w:sz="0" w:space="0" w:color="auto"/>
                                                    <w:left w:val="none" w:sz="0" w:space="0" w:color="auto"/>
                                                    <w:bottom w:val="none" w:sz="0" w:space="0" w:color="auto"/>
                                                    <w:right w:val="none" w:sz="0" w:space="0" w:color="auto"/>
                                                  </w:divBdr>
                                                  <w:divsChild>
                                                    <w:div w:id="8232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4713">
                                              <w:marLeft w:val="0"/>
                                              <w:marRight w:val="0"/>
                                              <w:marTop w:val="0"/>
                                              <w:marBottom w:val="0"/>
                                              <w:divBdr>
                                                <w:top w:val="none" w:sz="0" w:space="0" w:color="auto"/>
                                                <w:left w:val="none" w:sz="0" w:space="0" w:color="auto"/>
                                                <w:bottom w:val="none" w:sz="0" w:space="0" w:color="auto"/>
                                                <w:right w:val="none" w:sz="0" w:space="0" w:color="auto"/>
                                              </w:divBdr>
                                            </w:div>
                                            <w:div w:id="836381051">
                                              <w:marLeft w:val="0"/>
                                              <w:marRight w:val="0"/>
                                              <w:marTop w:val="0"/>
                                              <w:marBottom w:val="0"/>
                                              <w:divBdr>
                                                <w:top w:val="none" w:sz="0" w:space="0" w:color="auto"/>
                                                <w:left w:val="none" w:sz="0" w:space="0" w:color="auto"/>
                                                <w:bottom w:val="none" w:sz="0" w:space="0" w:color="auto"/>
                                                <w:right w:val="none" w:sz="0" w:space="0" w:color="auto"/>
                                              </w:divBdr>
                                            </w:div>
                                          </w:divsChild>
                                        </w:div>
                                        <w:div w:id="1951206676">
                                          <w:marLeft w:val="0"/>
                                          <w:marRight w:val="0"/>
                                          <w:marTop w:val="0"/>
                                          <w:marBottom w:val="0"/>
                                          <w:divBdr>
                                            <w:top w:val="none" w:sz="0" w:space="0" w:color="auto"/>
                                            <w:left w:val="none" w:sz="0" w:space="0" w:color="auto"/>
                                            <w:bottom w:val="none" w:sz="0" w:space="0" w:color="auto"/>
                                            <w:right w:val="none" w:sz="0" w:space="0" w:color="auto"/>
                                          </w:divBdr>
                                          <w:divsChild>
                                            <w:div w:id="610825470">
                                              <w:marLeft w:val="0"/>
                                              <w:marRight w:val="0"/>
                                              <w:marTop w:val="0"/>
                                              <w:marBottom w:val="0"/>
                                              <w:divBdr>
                                                <w:top w:val="none" w:sz="0" w:space="0" w:color="auto"/>
                                                <w:left w:val="none" w:sz="0" w:space="0" w:color="auto"/>
                                                <w:bottom w:val="none" w:sz="0" w:space="0" w:color="auto"/>
                                                <w:right w:val="none" w:sz="0" w:space="0" w:color="auto"/>
                                              </w:divBdr>
                                              <w:divsChild>
                                                <w:div w:id="1016806235">
                                                  <w:marLeft w:val="0"/>
                                                  <w:marRight w:val="0"/>
                                                  <w:marTop w:val="0"/>
                                                  <w:marBottom w:val="0"/>
                                                  <w:divBdr>
                                                    <w:top w:val="none" w:sz="0" w:space="0" w:color="auto"/>
                                                    <w:left w:val="none" w:sz="0" w:space="0" w:color="auto"/>
                                                    <w:bottom w:val="none" w:sz="0" w:space="0" w:color="auto"/>
                                                    <w:right w:val="none" w:sz="0" w:space="0" w:color="auto"/>
                                                  </w:divBdr>
                                                  <w:divsChild>
                                                    <w:div w:id="12748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4996">
                                              <w:marLeft w:val="0"/>
                                              <w:marRight w:val="0"/>
                                              <w:marTop w:val="0"/>
                                              <w:marBottom w:val="0"/>
                                              <w:divBdr>
                                                <w:top w:val="none" w:sz="0" w:space="0" w:color="auto"/>
                                                <w:left w:val="none" w:sz="0" w:space="0" w:color="auto"/>
                                                <w:bottom w:val="none" w:sz="0" w:space="0" w:color="auto"/>
                                                <w:right w:val="none" w:sz="0" w:space="0" w:color="auto"/>
                                              </w:divBdr>
                                            </w:div>
                                            <w:div w:id="1584412658">
                                              <w:marLeft w:val="0"/>
                                              <w:marRight w:val="0"/>
                                              <w:marTop w:val="0"/>
                                              <w:marBottom w:val="0"/>
                                              <w:divBdr>
                                                <w:top w:val="none" w:sz="0" w:space="0" w:color="auto"/>
                                                <w:left w:val="none" w:sz="0" w:space="0" w:color="auto"/>
                                                <w:bottom w:val="none" w:sz="0" w:space="0" w:color="auto"/>
                                                <w:right w:val="none" w:sz="0" w:space="0" w:color="auto"/>
                                              </w:divBdr>
                                            </w:div>
                                          </w:divsChild>
                                        </w:div>
                                        <w:div w:id="2055151622">
                                          <w:marLeft w:val="0"/>
                                          <w:marRight w:val="0"/>
                                          <w:marTop w:val="0"/>
                                          <w:marBottom w:val="0"/>
                                          <w:divBdr>
                                            <w:top w:val="none" w:sz="0" w:space="0" w:color="auto"/>
                                            <w:left w:val="none" w:sz="0" w:space="0" w:color="auto"/>
                                            <w:bottom w:val="none" w:sz="0" w:space="0" w:color="auto"/>
                                            <w:right w:val="none" w:sz="0" w:space="0" w:color="auto"/>
                                          </w:divBdr>
                                          <w:divsChild>
                                            <w:div w:id="2343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8306">
          <w:marLeft w:val="0"/>
          <w:marRight w:val="0"/>
          <w:marTop w:val="0"/>
          <w:marBottom w:val="0"/>
          <w:divBdr>
            <w:top w:val="none" w:sz="0" w:space="0" w:color="auto"/>
            <w:left w:val="none" w:sz="0" w:space="0" w:color="auto"/>
            <w:bottom w:val="none" w:sz="0" w:space="0" w:color="auto"/>
            <w:right w:val="none" w:sz="0" w:space="0" w:color="auto"/>
          </w:divBdr>
          <w:divsChild>
            <w:div w:id="1266495420">
              <w:marLeft w:val="0"/>
              <w:marRight w:val="0"/>
              <w:marTop w:val="0"/>
              <w:marBottom w:val="0"/>
              <w:divBdr>
                <w:top w:val="none" w:sz="0" w:space="0" w:color="auto"/>
                <w:left w:val="none" w:sz="0" w:space="0" w:color="auto"/>
                <w:bottom w:val="none" w:sz="0" w:space="0" w:color="auto"/>
                <w:right w:val="none" w:sz="0" w:space="0" w:color="auto"/>
              </w:divBdr>
              <w:divsChild>
                <w:div w:id="2095202874">
                  <w:marLeft w:val="0"/>
                  <w:marRight w:val="0"/>
                  <w:marTop w:val="0"/>
                  <w:marBottom w:val="0"/>
                  <w:divBdr>
                    <w:top w:val="none" w:sz="0" w:space="0" w:color="auto"/>
                    <w:left w:val="none" w:sz="0" w:space="0" w:color="auto"/>
                    <w:bottom w:val="none" w:sz="0" w:space="0" w:color="auto"/>
                    <w:right w:val="none" w:sz="0" w:space="0" w:color="auto"/>
                  </w:divBdr>
                  <w:divsChild>
                    <w:div w:id="208883754">
                      <w:marLeft w:val="0"/>
                      <w:marRight w:val="0"/>
                      <w:marTop w:val="0"/>
                      <w:marBottom w:val="0"/>
                      <w:divBdr>
                        <w:top w:val="none" w:sz="0" w:space="0" w:color="auto"/>
                        <w:left w:val="none" w:sz="0" w:space="0" w:color="auto"/>
                        <w:bottom w:val="none" w:sz="0" w:space="0" w:color="auto"/>
                        <w:right w:val="none" w:sz="0" w:space="0" w:color="auto"/>
                      </w:divBdr>
                      <w:divsChild>
                        <w:div w:id="468935050">
                          <w:marLeft w:val="0"/>
                          <w:marRight w:val="0"/>
                          <w:marTop w:val="0"/>
                          <w:marBottom w:val="0"/>
                          <w:divBdr>
                            <w:top w:val="none" w:sz="0" w:space="0" w:color="auto"/>
                            <w:left w:val="none" w:sz="0" w:space="0" w:color="auto"/>
                            <w:bottom w:val="none" w:sz="0" w:space="0" w:color="auto"/>
                            <w:right w:val="none" w:sz="0" w:space="0" w:color="auto"/>
                          </w:divBdr>
                          <w:divsChild>
                            <w:div w:id="293173027">
                              <w:marLeft w:val="0"/>
                              <w:marRight w:val="0"/>
                              <w:marTop w:val="0"/>
                              <w:marBottom w:val="0"/>
                              <w:divBdr>
                                <w:top w:val="none" w:sz="0" w:space="0" w:color="auto"/>
                                <w:left w:val="none" w:sz="0" w:space="0" w:color="auto"/>
                                <w:bottom w:val="none" w:sz="0" w:space="0" w:color="auto"/>
                                <w:right w:val="none" w:sz="0" w:space="0" w:color="auto"/>
                              </w:divBdr>
                              <w:divsChild>
                                <w:div w:id="1968974631">
                                  <w:marLeft w:val="0"/>
                                  <w:marRight w:val="0"/>
                                  <w:marTop w:val="0"/>
                                  <w:marBottom w:val="0"/>
                                  <w:divBdr>
                                    <w:top w:val="none" w:sz="0" w:space="0" w:color="auto"/>
                                    <w:left w:val="none" w:sz="0" w:space="0" w:color="auto"/>
                                    <w:bottom w:val="none" w:sz="0" w:space="0" w:color="auto"/>
                                    <w:right w:val="none" w:sz="0" w:space="0" w:color="auto"/>
                                  </w:divBdr>
                                  <w:divsChild>
                                    <w:div w:id="1618294304">
                                      <w:marLeft w:val="0"/>
                                      <w:marRight w:val="0"/>
                                      <w:marTop w:val="0"/>
                                      <w:marBottom w:val="0"/>
                                      <w:divBdr>
                                        <w:top w:val="none" w:sz="0" w:space="0" w:color="auto"/>
                                        <w:left w:val="none" w:sz="0" w:space="0" w:color="auto"/>
                                        <w:bottom w:val="none" w:sz="0" w:space="0" w:color="auto"/>
                                        <w:right w:val="none" w:sz="0" w:space="0" w:color="auto"/>
                                      </w:divBdr>
                                      <w:divsChild>
                                        <w:div w:id="8125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476908">
          <w:marLeft w:val="0"/>
          <w:marRight w:val="0"/>
          <w:marTop w:val="0"/>
          <w:marBottom w:val="0"/>
          <w:divBdr>
            <w:top w:val="none" w:sz="0" w:space="0" w:color="auto"/>
            <w:left w:val="none" w:sz="0" w:space="0" w:color="auto"/>
            <w:bottom w:val="none" w:sz="0" w:space="0" w:color="auto"/>
            <w:right w:val="none" w:sz="0" w:space="0" w:color="auto"/>
          </w:divBdr>
          <w:divsChild>
            <w:div w:id="1998679079">
              <w:marLeft w:val="0"/>
              <w:marRight w:val="0"/>
              <w:marTop w:val="0"/>
              <w:marBottom w:val="0"/>
              <w:divBdr>
                <w:top w:val="none" w:sz="0" w:space="0" w:color="auto"/>
                <w:left w:val="none" w:sz="0" w:space="0" w:color="auto"/>
                <w:bottom w:val="none" w:sz="0" w:space="0" w:color="auto"/>
                <w:right w:val="none" w:sz="0" w:space="0" w:color="auto"/>
              </w:divBdr>
              <w:divsChild>
                <w:div w:id="1168793343">
                  <w:marLeft w:val="0"/>
                  <w:marRight w:val="0"/>
                  <w:marTop w:val="0"/>
                  <w:marBottom w:val="0"/>
                  <w:divBdr>
                    <w:top w:val="none" w:sz="0" w:space="0" w:color="auto"/>
                    <w:left w:val="none" w:sz="0" w:space="0" w:color="auto"/>
                    <w:bottom w:val="none" w:sz="0" w:space="0" w:color="auto"/>
                    <w:right w:val="none" w:sz="0" w:space="0" w:color="auto"/>
                  </w:divBdr>
                  <w:divsChild>
                    <w:div w:id="1119177305">
                      <w:marLeft w:val="0"/>
                      <w:marRight w:val="0"/>
                      <w:marTop w:val="0"/>
                      <w:marBottom w:val="0"/>
                      <w:divBdr>
                        <w:top w:val="none" w:sz="0" w:space="0" w:color="auto"/>
                        <w:left w:val="none" w:sz="0" w:space="0" w:color="auto"/>
                        <w:bottom w:val="none" w:sz="0" w:space="0" w:color="auto"/>
                        <w:right w:val="none" w:sz="0" w:space="0" w:color="auto"/>
                      </w:divBdr>
                      <w:divsChild>
                        <w:div w:id="1492603725">
                          <w:marLeft w:val="0"/>
                          <w:marRight w:val="0"/>
                          <w:marTop w:val="0"/>
                          <w:marBottom w:val="0"/>
                          <w:divBdr>
                            <w:top w:val="none" w:sz="0" w:space="0" w:color="auto"/>
                            <w:left w:val="none" w:sz="0" w:space="0" w:color="auto"/>
                            <w:bottom w:val="none" w:sz="0" w:space="0" w:color="auto"/>
                            <w:right w:val="none" w:sz="0" w:space="0" w:color="auto"/>
                          </w:divBdr>
                          <w:divsChild>
                            <w:div w:id="1596939119">
                              <w:marLeft w:val="0"/>
                              <w:marRight w:val="0"/>
                              <w:marTop w:val="0"/>
                              <w:marBottom w:val="0"/>
                              <w:divBdr>
                                <w:top w:val="none" w:sz="0" w:space="0" w:color="auto"/>
                                <w:left w:val="none" w:sz="0" w:space="0" w:color="auto"/>
                                <w:bottom w:val="none" w:sz="0" w:space="0" w:color="auto"/>
                                <w:right w:val="none" w:sz="0" w:space="0" w:color="auto"/>
                              </w:divBdr>
                              <w:divsChild>
                                <w:div w:id="1860000980">
                                  <w:marLeft w:val="0"/>
                                  <w:marRight w:val="0"/>
                                  <w:marTop w:val="0"/>
                                  <w:marBottom w:val="0"/>
                                  <w:divBdr>
                                    <w:top w:val="none" w:sz="0" w:space="0" w:color="auto"/>
                                    <w:left w:val="none" w:sz="0" w:space="0" w:color="auto"/>
                                    <w:bottom w:val="none" w:sz="0" w:space="0" w:color="auto"/>
                                    <w:right w:val="none" w:sz="0" w:space="0" w:color="auto"/>
                                  </w:divBdr>
                                  <w:divsChild>
                                    <w:div w:id="696740824">
                                      <w:marLeft w:val="0"/>
                                      <w:marRight w:val="0"/>
                                      <w:marTop w:val="0"/>
                                      <w:marBottom w:val="0"/>
                                      <w:divBdr>
                                        <w:top w:val="none" w:sz="0" w:space="0" w:color="auto"/>
                                        <w:left w:val="none" w:sz="0" w:space="0" w:color="auto"/>
                                        <w:bottom w:val="none" w:sz="0" w:space="0" w:color="auto"/>
                                        <w:right w:val="none" w:sz="0" w:space="0" w:color="auto"/>
                                      </w:divBdr>
                                      <w:divsChild>
                                        <w:div w:id="280306658">
                                          <w:marLeft w:val="0"/>
                                          <w:marRight w:val="0"/>
                                          <w:marTop w:val="0"/>
                                          <w:marBottom w:val="0"/>
                                          <w:divBdr>
                                            <w:top w:val="none" w:sz="0" w:space="0" w:color="auto"/>
                                            <w:left w:val="none" w:sz="0" w:space="0" w:color="auto"/>
                                            <w:bottom w:val="none" w:sz="0" w:space="0" w:color="auto"/>
                                            <w:right w:val="none" w:sz="0" w:space="0" w:color="auto"/>
                                          </w:divBdr>
                                          <w:divsChild>
                                            <w:div w:id="104930310">
                                              <w:marLeft w:val="0"/>
                                              <w:marRight w:val="0"/>
                                              <w:marTop w:val="0"/>
                                              <w:marBottom w:val="0"/>
                                              <w:divBdr>
                                                <w:top w:val="none" w:sz="0" w:space="0" w:color="auto"/>
                                                <w:left w:val="none" w:sz="0" w:space="0" w:color="auto"/>
                                                <w:bottom w:val="none" w:sz="0" w:space="0" w:color="auto"/>
                                                <w:right w:val="none" w:sz="0" w:space="0" w:color="auto"/>
                                              </w:divBdr>
                                            </w:div>
                                            <w:div w:id="1189639113">
                                              <w:marLeft w:val="0"/>
                                              <w:marRight w:val="0"/>
                                              <w:marTop w:val="0"/>
                                              <w:marBottom w:val="0"/>
                                              <w:divBdr>
                                                <w:top w:val="none" w:sz="0" w:space="0" w:color="auto"/>
                                                <w:left w:val="none" w:sz="0" w:space="0" w:color="auto"/>
                                                <w:bottom w:val="none" w:sz="0" w:space="0" w:color="auto"/>
                                                <w:right w:val="none" w:sz="0" w:space="0" w:color="auto"/>
                                              </w:divBdr>
                                              <w:divsChild>
                                                <w:div w:id="1870799079">
                                                  <w:marLeft w:val="0"/>
                                                  <w:marRight w:val="0"/>
                                                  <w:marTop w:val="0"/>
                                                  <w:marBottom w:val="0"/>
                                                  <w:divBdr>
                                                    <w:top w:val="none" w:sz="0" w:space="0" w:color="auto"/>
                                                    <w:left w:val="none" w:sz="0" w:space="0" w:color="auto"/>
                                                    <w:bottom w:val="none" w:sz="0" w:space="0" w:color="auto"/>
                                                    <w:right w:val="none" w:sz="0" w:space="0" w:color="auto"/>
                                                  </w:divBdr>
                                                  <w:divsChild>
                                                    <w:div w:id="6087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547">
                                              <w:marLeft w:val="0"/>
                                              <w:marRight w:val="0"/>
                                              <w:marTop w:val="0"/>
                                              <w:marBottom w:val="0"/>
                                              <w:divBdr>
                                                <w:top w:val="none" w:sz="0" w:space="0" w:color="auto"/>
                                                <w:left w:val="none" w:sz="0" w:space="0" w:color="auto"/>
                                                <w:bottom w:val="none" w:sz="0" w:space="0" w:color="auto"/>
                                                <w:right w:val="none" w:sz="0" w:space="0" w:color="auto"/>
                                              </w:divBdr>
                                            </w:div>
                                          </w:divsChild>
                                        </w:div>
                                        <w:div w:id="859859410">
                                          <w:marLeft w:val="0"/>
                                          <w:marRight w:val="0"/>
                                          <w:marTop w:val="0"/>
                                          <w:marBottom w:val="0"/>
                                          <w:divBdr>
                                            <w:top w:val="none" w:sz="0" w:space="0" w:color="auto"/>
                                            <w:left w:val="none" w:sz="0" w:space="0" w:color="auto"/>
                                            <w:bottom w:val="none" w:sz="0" w:space="0" w:color="auto"/>
                                            <w:right w:val="none" w:sz="0" w:space="0" w:color="auto"/>
                                          </w:divBdr>
                                          <w:divsChild>
                                            <w:div w:id="20337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400532">
          <w:marLeft w:val="0"/>
          <w:marRight w:val="0"/>
          <w:marTop w:val="0"/>
          <w:marBottom w:val="0"/>
          <w:divBdr>
            <w:top w:val="none" w:sz="0" w:space="0" w:color="auto"/>
            <w:left w:val="none" w:sz="0" w:space="0" w:color="auto"/>
            <w:bottom w:val="none" w:sz="0" w:space="0" w:color="auto"/>
            <w:right w:val="none" w:sz="0" w:space="0" w:color="auto"/>
          </w:divBdr>
          <w:divsChild>
            <w:div w:id="849950319">
              <w:marLeft w:val="0"/>
              <w:marRight w:val="0"/>
              <w:marTop w:val="0"/>
              <w:marBottom w:val="0"/>
              <w:divBdr>
                <w:top w:val="none" w:sz="0" w:space="0" w:color="auto"/>
                <w:left w:val="none" w:sz="0" w:space="0" w:color="auto"/>
                <w:bottom w:val="none" w:sz="0" w:space="0" w:color="auto"/>
                <w:right w:val="none" w:sz="0" w:space="0" w:color="auto"/>
              </w:divBdr>
              <w:divsChild>
                <w:div w:id="1482650029">
                  <w:marLeft w:val="0"/>
                  <w:marRight w:val="0"/>
                  <w:marTop w:val="0"/>
                  <w:marBottom w:val="0"/>
                  <w:divBdr>
                    <w:top w:val="none" w:sz="0" w:space="0" w:color="auto"/>
                    <w:left w:val="none" w:sz="0" w:space="0" w:color="auto"/>
                    <w:bottom w:val="none" w:sz="0" w:space="0" w:color="auto"/>
                    <w:right w:val="none" w:sz="0" w:space="0" w:color="auto"/>
                  </w:divBdr>
                  <w:divsChild>
                    <w:div w:id="1874271380">
                      <w:marLeft w:val="0"/>
                      <w:marRight w:val="0"/>
                      <w:marTop w:val="0"/>
                      <w:marBottom w:val="0"/>
                      <w:divBdr>
                        <w:top w:val="none" w:sz="0" w:space="0" w:color="auto"/>
                        <w:left w:val="none" w:sz="0" w:space="0" w:color="auto"/>
                        <w:bottom w:val="none" w:sz="0" w:space="0" w:color="auto"/>
                        <w:right w:val="none" w:sz="0" w:space="0" w:color="auto"/>
                      </w:divBdr>
                      <w:divsChild>
                        <w:div w:id="1836723993">
                          <w:marLeft w:val="0"/>
                          <w:marRight w:val="0"/>
                          <w:marTop w:val="0"/>
                          <w:marBottom w:val="0"/>
                          <w:divBdr>
                            <w:top w:val="none" w:sz="0" w:space="0" w:color="auto"/>
                            <w:left w:val="none" w:sz="0" w:space="0" w:color="auto"/>
                            <w:bottom w:val="none" w:sz="0" w:space="0" w:color="auto"/>
                            <w:right w:val="none" w:sz="0" w:space="0" w:color="auto"/>
                          </w:divBdr>
                          <w:divsChild>
                            <w:div w:id="691106790">
                              <w:marLeft w:val="0"/>
                              <w:marRight w:val="0"/>
                              <w:marTop w:val="0"/>
                              <w:marBottom w:val="0"/>
                              <w:divBdr>
                                <w:top w:val="none" w:sz="0" w:space="0" w:color="auto"/>
                                <w:left w:val="none" w:sz="0" w:space="0" w:color="auto"/>
                                <w:bottom w:val="none" w:sz="0" w:space="0" w:color="auto"/>
                                <w:right w:val="none" w:sz="0" w:space="0" w:color="auto"/>
                              </w:divBdr>
                              <w:divsChild>
                                <w:div w:id="1261795464">
                                  <w:marLeft w:val="0"/>
                                  <w:marRight w:val="0"/>
                                  <w:marTop w:val="0"/>
                                  <w:marBottom w:val="0"/>
                                  <w:divBdr>
                                    <w:top w:val="none" w:sz="0" w:space="0" w:color="auto"/>
                                    <w:left w:val="none" w:sz="0" w:space="0" w:color="auto"/>
                                    <w:bottom w:val="none" w:sz="0" w:space="0" w:color="auto"/>
                                    <w:right w:val="none" w:sz="0" w:space="0" w:color="auto"/>
                                  </w:divBdr>
                                  <w:divsChild>
                                    <w:div w:id="15623130">
                                      <w:marLeft w:val="0"/>
                                      <w:marRight w:val="0"/>
                                      <w:marTop w:val="0"/>
                                      <w:marBottom w:val="0"/>
                                      <w:divBdr>
                                        <w:top w:val="none" w:sz="0" w:space="0" w:color="auto"/>
                                        <w:left w:val="none" w:sz="0" w:space="0" w:color="auto"/>
                                        <w:bottom w:val="none" w:sz="0" w:space="0" w:color="auto"/>
                                        <w:right w:val="none" w:sz="0" w:space="0" w:color="auto"/>
                                      </w:divBdr>
                                      <w:divsChild>
                                        <w:div w:id="11054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479194">
          <w:marLeft w:val="0"/>
          <w:marRight w:val="0"/>
          <w:marTop w:val="0"/>
          <w:marBottom w:val="0"/>
          <w:divBdr>
            <w:top w:val="none" w:sz="0" w:space="0" w:color="auto"/>
            <w:left w:val="none" w:sz="0" w:space="0" w:color="auto"/>
            <w:bottom w:val="none" w:sz="0" w:space="0" w:color="auto"/>
            <w:right w:val="none" w:sz="0" w:space="0" w:color="auto"/>
          </w:divBdr>
          <w:divsChild>
            <w:div w:id="1924485331">
              <w:marLeft w:val="0"/>
              <w:marRight w:val="0"/>
              <w:marTop w:val="0"/>
              <w:marBottom w:val="0"/>
              <w:divBdr>
                <w:top w:val="none" w:sz="0" w:space="0" w:color="auto"/>
                <w:left w:val="none" w:sz="0" w:space="0" w:color="auto"/>
                <w:bottom w:val="none" w:sz="0" w:space="0" w:color="auto"/>
                <w:right w:val="none" w:sz="0" w:space="0" w:color="auto"/>
              </w:divBdr>
              <w:divsChild>
                <w:div w:id="1694842037">
                  <w:marLeft w:val="0"/>
                  <w:marRight w:val="0"/>
                  <w:marTop w:val="0"/>
                  <w:marBottom w:val="0"/>
                  <w:divBdr>
                    <w:top w:val="none" w:sz="0" w:space="0" w:color="auto"/>
                    <w:left w:val="none" w:sz="0" w:space="0" w:color="auto"/>
                    <w:bottom w:val="none" w:sz="0" w:space="0" w:color="auto"/>
                    <w:right w:val="none" w:sz="0" w:space="0" w:color="auto"/>
                  </w:divBdr>
                  <w:divsChild>
                    <w:div w:id="672075386">
                      <w:marLeft w:val="0"/>
                      <w:marRight w:val="0"/>
                      <w:marTop w:val="0"/>
                      <w:marBottom w:val="0"/>
                      <w:divBdr>
                        <w:top w:val="none" w:sz="0" w:space="0" w:color="auto"/>
                        <w:left w:val="none" w:sz="0" w:space="0" w:color="auto"/>
                        <w:bottom w:val="none" w:sz="0" w:space="0" w:color="auto"/>
                        <w:right w:val="none" w:sz="0" w:space="0" w:color="auto"/>
                      </w:divBdr>
                      <w:divsChild>
                        <w:div w:id="207449584">
                          <w:marLeft w:val="0"/>
                          <w:marRight w:val="0"/>
                          <w:marTop w:val="0"/>
                          <w:marBottom w:val="0"/>
                          <w:divBdr>
                            <w:top w:val="none" w:sz="0" w:space="0" w:color="auto"/>
                            <w:left w:val="none" w:sz="0" w:space="0" w:color="auto"/>
                            <w:bottom w:val="none" w:sz="0" w:space="0" w:color="auto"/>
                            <w:right w:val="none" w:sz="0" w:space="0" w:color="auto"/>
                          </w:divBdr>
                          <w:divsChild>
                            <w:div w:id="916599328">
                              <w:marLeft w:val="0"/>
                              <w:marRight w:val="0"/>
                              <w:marTop w:val="0"/>
                              <w:marBottom w:val="0"/>
                              <w:divBdr>
                                <w:top w:val="none" w:sz="0" w:space="0" w:color="auto"/>
                                <w:left w:val="none" w:sz="0" w:space="0" w:color="auto"/>
                                <w:bottom w:val="none" w:sz="0" w:space="0" w:color="auto"/>
                                <w:right w:val="none" w:sz="0" w:space="0" w:color="auto"/>
                              </w:divBdr>
                              <w:divsChild>
                                <w:div w:id="197551790">
                                  <w:marLeft w:val="0"/>
                                  <w:marRight w:val="0"/>
                                  <w:marTop w:val="0"/>
                                  <w:marBottom w:val="0"/>
                                  <w:divBdr>
                                    <w:top w:val="none" w:sz="0" w:space="0" w:color="auto"/>
                                    <w:left w:val="none" w:sz="0" w:space="0" w:color="auto"/>
                                    <w:bottom w:val="none" w:sz="0" w:space="0" w:color="auto"/>
                                    <w:right w:val="none" w:sz="0" w:space="0" w:color="auto"/>
                                  </w:divBdr>
                                  <w:divsChild>
                                    <w:div w:id="219169820">
                                      <w:marLeft w:val="0"/>
                                      <w:marRight w:val="0"/>
                                      <w:marTop w:val="0"/>
                                      <w:marBottom w:val="0"/>
                                      <w:divBdr>
                                        <w:top w:val="none" w:sz="0" w:space="0" w:color="auto"/>
                                        <w:left w:val="none" w:sz="0" w:space="0" w:color="auto"/>
                                        <w:bottom w:val="none" w:sz="0" w:space="0" w:color="auto"/>
                                        <w:right w:val="none" w:sz="0" w:space="0" w:color="auto"/>
                                      </w:divBdr>
                                      <w:divsChild>
                                        <w:div w:id="1539470234">
                                          <w:marLeft w:val="0"/>
                                          <w:marRight w:val="0"/>
                                          <w:marTop w:val="0"/>
                                          <w:marBottom w:val="0"/>
                                          <w:divBdr>
                                            <w:top w:val="none" w:sz="0" w:space="0" w:color="auto"/>
                                            <w:left w:val="none" w:sz="0" w:space="0" w:color="auto"/>
                                            <w:bottom w:val="none" w:sz="0" w:space="0" w:color="auto"/>
                                            <w:right w:val="none" w:sz="0" w:space="0" w:color="auto"/>
                                          </w:divBdr>
                                          <w:divsChild>
                                            <w:div w:id="454062733">
                                              <w:marLeft w:val="0"/>
                                              <w:marRight w:val="0"/>
                                              <w:marTop w:val="0"/>
                                              <w:marBottom w:val="0"/>
                                              <w:divBdr>
                                                <w:top w:val="none" w:sz="0" w:space="0" w:color="auto"/>
                                                <w:left w:val="none" w:sz="0" w:space="0" w:color="auto"/>
                                                <w:bottom w:val="none" w:sz="0" w:space="0" w:color="auto"/>
                                                <w:right w:val="none" w:sz="0" w:space="0" w:color="auto"/>
                                              </w:divBdr>
                                            </w:div>
                                            <w:div w:id="1155295218">
                                              <w:marLeft w:val="0"/>
                                              <w:marRight w:val="0"/>
                                              <w:marTop w:val="0"/>
                                              <w:marBottom w:val="0"/>
                                              <w:divBdr>
                                                <w:top w:val="none" w:sz="0" w:space="0" w:color="auto"/>
                                                <w:left w:val="none" w:sz="0" w:space="0" w:color="auto"/>
                                                <w:bottom w:val="none" w:sz="0" w:space="0" w:color="auto"/>
                                                <w:right w:val="none" w:sz="0" w:space="0" w:color="auto"/>
                                              </w:divBdr>
                                            </w:div>
                                            <w:div w:id="1213425780">
                                              <w:marLeft w:val="0"/>
                                              <w:marRight w:val="0"/>
                                              <w:marTop w:val="0"/>
                                              <w:marBottom w:val="0"/>
                                              <w:divBdr>
                                                <w:top w:val="none" w:sz="0" w:space="0" w:color="auto"/>
                                                <w:left w:val="none" w:sz="0" w:space="0" w:color="auto"/>
                                                <w:bottom w:val="none" w:sz="0" w:space="0" w:color="auto"/>
                                                <w:right w:val="none" w:sz="0" w:space="0" w:color="auto"/>
                                              </w:divBdr>
                                              <w:divsChild>
                                                <w:div w:id="1279490182">
                                                  <w:marLeft w:val="0"/>
                                                  <w:marRight w:val="0"/>
                                                  <w:marTop w:val="0"/>
                                                  <w:marBottom w:val="0"/>
                                                  <w:divBdr>
                                                    <w:top w:val="none" w:sz="0" w:space="0" w:color="auto"/>
                                                    <w:left w:val="none" w:sz="0" w:space="0" w:color="auto"/>
                                                    <w:bottom w:val="none" w:sz="0" w:space="0" w:color="auto"/>
                                                    <w:right w:val="none" w:sz="0" w:space="0" w:color="auto"/>
                                                  </w:divBdr>
                                                  <w:divsChild>
                                                    <w:div w:id="7593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328818">
          <w:marLeft w:val="0"/>
          <w:marRight w:val="0"/>
          <w:marTop w:val="0"/>
          <w:marBottom w:val="0"/>
          <w:divBdr>
            <w:top w:val="none" w:sz="0" w:space="0" w:color="auto"/>
            <w:left w:val="none" w:sz="0" w:space="0" w:color="auto"/>
            <w:bottom w:val="none" w:sz="0" w:space="0" w:color="auto"/>
            <w:right w:val="none" w:sz="0" w:space="0" w:color="auto"/>
          </w:divBdr>
          <w:divsChild>
            <w:div w:id="137843310">
              <w:marLeft w:val="0"/>
              <w:marRight w:val="0"/>
              <w:marTop w:val="0"/>
              <w:marBottom w:val="0"/>
              <w:divBdr>
                <w:top w:val="none" w:sz="0" w:space="0" w:color="auto"/>
                <w:left w:val="none" w:sz="0" w:space="0" w:color="auto"/>
                <w:bottom w:val="none" w:sz="0" w:space="0" w:color="auto"/>
                <w:right w:val="none" w:sz="0" w:space="0" w:color="auto"/>
              </w:divBdr>
              <w:divsChild>
                <w:div w:id="1134716895">
                  <w:marLeft w:val="0"/>
                  <w:marRight w:val="0"/>
                  <w:marTop w:val="0"/>
                  <w:marBottom w:val="0"/>
                  <w:divBdr>
                    <w:top w:val="none" w:sz="0" w:space="0" w:color="auto"/>
                    <w:left w:val="none" w:sz="0" w:space="0" w:color="auto"/>
                    <w:bottom w:val="none" w:sz="0" w:space="0" w:color="auto"/>
                    <w:right w:val="none" w:sz="0" w:space="0" w:color="auto"/>
                  </w:divBdr>
                  <w:divsChild>
                    <w:div w:id="1414663741">
                      <w:marLeft w:val="0"/>
                      <w:marRight w:val="0"/>
                      <w:marTop w:val="0"/>
                      <w:marBottom w:val="0"/>
                      <w:divBdr>
                        <w:top w:val="none" w:sz="0" w:space="0" w:color="auto"/>
                        <w:left w:val="none" w:sz="0" w:space="0" w:color="auto"/>
                        <w:bottom w:val="none" w:sz="0" w:space="0" w:color="auto"/>
                        <w:right w:val="none" w:sz="0" w:space="0" w:color="auto"/>
                      </w:divBdr>
                      <w:divsChild>
                        <w:div w:id="154802593">
                          <w:marLeft w:val="0"/>
                          <w:marRight w:val="0"/>
                          <w:marTop w:val="0"/>
                          <w:marBottom w:val="0"/>
                          <w:divBdr>
                            <w:top w:val="none" w:sz="0" w:space="0" w:color="auto"/>
                            <w:left w:val="none" w:sz="0" w:space="0" w:color="auto"/>
                            <w:bottom w:val="none" w:sz="0" w:space="0" w:color="auto"/>
                            <w:right w:val="none" w:sz="0" w:space="0" w:color="auto"/>
                          </w:divBdr>
                        </w:div>
                        <w:div w:id="770511456">
                          <w:marLeft w:val="0"/>
                          <w:marRight w:val="0"/>
                          <w:marTop w:val="0"/>
                          <w:marBottom w:val="0"/>
                          <w:divBdr>
                            <w:top w:val="none" w:sz="0" w:space="0" w:color="auto"/>
                            <w:left w:val="none" w:sz="0" w:space="0" w:color="auto"/>
                            <w:bottom w:val="none" w:sz="0" w:space="0" w:color="auto"/>
                            <w:right w:val="none" w:sz="0" w:space="0" w:color="auto"/>
                          </w:divBdr>
                          <w:divsChild>
                            <w:div w:id="330988250">
                              <w:marLeft w:val="0"/>
                              <w:marRight w:val="0"/>
                              <w:marTop w:val="0"/>
                              <w:marBottom w:val="0"/>
                              <w:divBdr>
                                <w:top w:val="none" w:sz="0" w:space="0" w:color="auto"/>
                                <w:left w:val="none" w:sz="0" w:space="0" w:color="auto"/>
                                <w:bottom w:val="none" w:sz="0" w:space="0" w:color="auto"/>
                                <w:right w:val="none" w:sz="0" w:space="0" w:color="auto"/>
                              </w:divBdr>
                              <w:divsChild>
                                <w:div w:id="213203976">
                                  <w:marLeft w:val="0"/>
                                  <w:marRight w:val="0"/>
                                  <w:marTop w:val="0"/>
                                  <w:marBottom w:val="0"/>
                                  <w:divBdr>
                                    <w:top w:val="none" w:sz="0" w:space="0" w:color="auto"/>
                                    <w:left w:val="none" w:sz="0" w:space="0" w:color="auto"/>
                                    <w:bottom w:val="none" w:sz="0" w:space="0" w:color="auto"/>
                                    <w:right w:val="none" w:sz="0" w:space="0" w:color="auto"/>
                                  </w:divBdr>
                                </w:div>
                              </w:divsChild>
                            </w:div>
                            <w:div w:id="1215921338">
                              <w:marLeft w:val="0"/>
                              <w:marRight w:val="0"/>
                              <w:marTop w:val="0"/>
                              <w:marBottom w:val="0"/>
                              <w:divBdr>
                                <w:top w:val="none" w:sz="0" w:space="0" w:color="auto"/>
                                <w:left w:val="none" w:sz="0" w:space="0" w:color="auto"/>
                                <w:bottom w:val="none" w:sz="0" w:space="0" w:color="auto"/>
                                <w:right w:val="none" w:sz="0" w:space="0" w:color="auto"/>
                              </w:divBdr>
                              <w:divsChild>
                                <w:div w:id="8716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8889">
                          <w:marLeft w:val="0"/>
                          <w:marRight w:val="0"/>
                          <w:marTop w:val="0"/>
                          <w:marBottom w:val="0"/>
                          <w:divBdr>
                            <w:top w:val="none" w:sz="0" w:space="0" w:color="auto"/>
                            <w:left w:val="none" w:sz="0" w:space="0" w:color="auto"/>
                            <w:bottom w:val="none" w:sz="0" w:space="0" w:color="auto"/>
                            <w:right w:val="none" w:sz="0" w:space="0" w:color="auto"/>
                          </w:divBdr>
                          <w:divsChild>
                            <w:div w:id="1152140318">
                              <w:marLeft w:val="0"/>
                              <w:marRight w:val="0"/>
                              <w:marTop w:val="0"/>
                              <w:marBottom w:val="0"/>
                              <w:divBdr>
                                <w:top w:val="none" w:sz="0" w:space="0" w:color="auto"/>
                                <w:left w:val="none" w:sz="0" w:space="0" w:color="auto"/>
                                <w:bottom w:val="none" w:sz="0" w:space="0" w:color="auto"/>
                                <w:right w:val="none" w:sz="0" w:space="0" w:color="auto"/>
                              </w:divBdr>
                              <w:divsChild>
                                <w:div w:id="2063747189">
                                  <w:marLeft w:val="0"/>
                                  <w:marRight w:val="0"/>
                                  <w:marTop w:val="0"/>
                                  <w:marBottom w:val="0"/>
                                  <w:divBdr>
                                    <w:top w:val="none" w:sz="0" w:space="0" w:color="auto"/>
                                    <w:left w:val="none" w:sz="0" w:space="0" w:color="auto"/>
                                    <w:bottom w:val="none" w:sz="0" w:space="0" w:color="auto"/>
                                    <w:right w:val="none" w:sz="0" w:space="0" w:color="auto"/>
                                  </w:divBdr>
                                  <w:divsChild>
                                    <w:div w:id="4622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362821">
          <w:marLeft w:val="0"/>
          <w:marRight w:val="0"/>
          <w:marTop w:val="0"/>
          <w:marBottom w:val="0"/>
          <w:divBdr>
            <w:top w:val="none" w:sz="0" w:space="0" w:color="auto"/>
            <w:left w:val="none" w:sz="0" w:space="0" w:color="auto"/>
            <w:bottom w:val="none" w:sz="0" w:space="0" w:color="auto"/>
            <w:right w:val="none" w:sz="0" w:space="0" w:color="auto"/>
          </w:divBdr>
          <w:divsChild>
            <w:div w:id="1832792206">
              <w:marLeft w:val="0"/>
              <w:marRight w:val="0"/>
              <w:marTop w:val="0"/>
              <w:marBottom w:val="0"/>
              <w:divBdr>
                <w:top w:val="none" w:sz="0" w:space="0" w:color="auto"/>
                <w:left w:val="none" w:sz="0" w:space="0" w:color="auto"/>
                <w:bottom w:val="none" w:sz="0" w:space="0" w:color="auto"/>
                <w:right w:val="none" w:sz="0" w:space="0" w:color="auto"/>
              </w:divBdr>
              <w:divsChild>
                <w:div w:id="1605192538">
                  <w:marLeft w:val="0"/>
                  <w:marRight w:val="0"/>
                  <w:marTop w:val="0"/>
                  <w:marBottom w:val="0"/>
                  <w:divBdr>
                    <w:top w:val="none" w:sz="0" w:space="0" w:color="auto"/>
                    <w:left w:val="none" w:sz="0" w:space="0" w:color="auto"/>
                    <w:bottom w:val="none" w:sz="0" w:space="0" w:color="auto"/>
                    <w:right w:val="none" w:sz="0" w:space="0" w:color="auto"/>
                  </w:divBdr>
                  <w:divsChild>
                    <w:div w:id="64031901">
                      <w:marLeft w:val="0"/>
                      <w:marRight w:val="0"/>
                      <w:marTop w:val="0"/>
                      <w:marBottom w:val="0"/>
                      <w:divBdr>
                        <w:top w:val="none" w:sz="0" w:space="0" w:color="auto"/>
                        <w:left w:val="none" w:sz="0" w:space="0" w:color="auto"/>
                        <w:bottom w:val="none" w:sz="0" w:space="0" w:color="auto"/>
                        <w:right w:val="none" w:sz="0" w:space="0" w:color="auto"/>
                      </w:divBdr>
                      <w:divsChild>
                        <w:div w:id="1074278704">
                          <w:marLeft w:val="0"/>
                          <w:marRight w:val="0"/>
                          <w:marTop w:val="0"/>
                          <w:marBottom w:val="0"/>
                          <w:divBdr>
                            <w:top w:val="none" w:sz="0" w:space="0" w:color="auto"/>
                            <w:left w:val="none" w:sz="0" w:space="0" w:color="auto"/>
                            <w:bottom w:val="none" w:sz="0" w:space="0" w:color="auto"/>
                            <w:right w:val="none" w:sz="0" w:space="0" w:color="auto"/>
                          </w:divBdr>
                          <w:divsChild>
                            <w:div w:id="713969561">
                              <w:marLeft w:val="0"/>
                              <w:marRight w:val="0"/>
                              <w:marTop w:val="0"/>
                              <w:marBottom w:val="0"/>
                              <w:divBdr>
                                <w:top w:val="none" w:sz="0" w:space="0" w:color="auto"/>
                                <w:left w:val="none" w:sz="0" w:space="0" w:color="auto"/>
                                <w:bottom w:val="none" w:sz="0" w:space="0" w:color="auto"/>
                                <w:right w:val="none" w:sz="0" w:space="0" w:color="auto"/>
                              </w:divBdr>
                              <w:divsChild>
                                <w:div w:id="36442918">
                                  <w:marLeft w:val="0"/>
                                  <w:marRight w:val="0"/>
                                  <w:marTop w:val="0"/>
                                  <w:marBottom w:val="0"/>
                                  <w:divBdr>
                                    <w:top w:val="none" w:sz="0" w:space="0" w:color="auto"/>
                                    <w:left w:val="none" w:sz="0" w:space="0" w:color="auto"/>
                                    <w:bottom w:val="none" w:sz="0" w:space="0" w:color="auto"/>
                                    <w:right w:val="none" w:sz="0" w:space="0" w:color="auto"/>
                                  </w:divBdr>
                                  <w:divsChild>
                                    <w:div w:id="9516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6288">
                          <w:marLeft w:val="0"/>
                          <w:marRight w:val="0"/>
                          <w:marTop w:val="0"/>
                          <w:marBottom w:val="0"/>
                          <w:divBdr>
                            <w:top w:val="none" w:sz="0" w:space="0" w:color="auto"/>
                            <w:left w:val="none" w:sz="0" w:space="0" w:color="auto"/>
                            <w:bottom w:val="none" w:sz="0" w:space="0" w:color="auto"/>
                            <w:right w:val="none" w:sz="0" w:space="0" w:color="auto"/>
                          </w:divBdr>
                          <w:divsChild>
                            <w:div w:id="351080292">
                              <w:marLeft w:val="0"/>
                              <w:marRight w:val="0"/>
                              <w:marTop w:val="0"/>
                              <w:marBottom w:val="0"/>
                              <w:divBdr>
                                <w:top w:val="none" w:sz="0" w:space="0" w:color="auto"/>
                                <w:left w:val="none" w:sz="0" w:space="0" w:color="auto"/>
                                <w:bottom w:val="none" w:sz="0" w:space="0" w:color="auto"/>
                                <w:right w:val="none" w:sz="0" w:space="0" w:color="auto"/>
                              </w:divBdr>
                              <w:divsChild>
                                <w:div w:id="544827493">
                                  <w:marLeft w:val="0"/>
                                  <w:marRight w:val="0"/>
                                  <w:marTop w:val="0"/>
                                  <w:marBottom w:val="0"/>
                                  <w:divBdr>
                                    <w:top w:val="none" w:sz="0" w:space="0" w:color="auto"/>
                                    <w:left w:val="none" w:sz="0" w:space="0" w:color="auto"/>
                                    <w:bottom w:val="none" w:sz="0" w:space="0" w:color="auto"/>
                                    <w:right w:val="none" w:sz="0" w:space="0" w:color="auto"/>
                                  </w:divBdr>
                                </w:div>
                              </w:divsChild>
                            </w:div>
                            <w:div w:id="1505585285">
                              <w:marLeft w:val="0"/>
                              <w:marRight w:val="0"/>
                              <w:marTop w:val="0"/>
                              <w:marBottom w:val="0"/>
                              <w:divBdr>
                                <w:top w:val="none" w:sz="0" w:space="0" w:color="auto"/>
                                <w:left w:val="none" w:sz="0" w:space="0" w:color="auto"/>
                                <w:bottom w:val="none" w:sz="0" w:space="0" w:color="auto"/>
                                <w:right w:val="none" w:sz="0" w:space="0" w:color="auto"/>
                              </w:divBdr>
                              <w:divsChild>
                                <w:div w:id="370737314">
                                  <w:marLeft w:val="0"/>
                                  <w:marRight w:val="0"/>
                                  <w:marTop w:val="0"/>
                                  <w:marBottom w:val="0"/>
                                  <w:divBdr>
                                    <w:top w:val="none" w:sz="0" w:space="0" w:color="auto"/>
                                    <w:left w:val="none" w:sz="0" w:space="0" w:color="auto"/>
                                    <w:bottom w:val="none" w:sz="0" w:space="0" w:color="auto"/>
                                    <w:right w:val="none" w:sz="0" w:space="0" w:color="auto"/>
                                  </w:divBdr>
                                </w:div>
                              </w:divsChild>
                            </w:div>
                            <w:div w:id="2098402393">
                              <w:marLeft w:val="0"/>
                              <w:marRight w:val="0"/>
                              <w:marTop w:val="0"/>
                              <w:marBottom w:val="0"/>
                              <w:divBdr>
                                <w:top w:val="none" w:sz="0" w:space="0" w:color="auto"/>
                                <w:left w:val="none" w:sz="0" w:space="0" w:color="auto"/>
                                <w:bottom w:val="none" w:sz="0" w:space="0" w:color="auto"/>
                                <w:right w:val="none" w:sz="0" w:space="0" w:color="auto"/>
                              </w:divBdr>
                              <w:divsChild>
                                <w:div w:id="477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13856">
          <w:marLeft w:val="0"/>
          <w:marRight w:val="0"/>
          <w:marTop w:val="0"/>
          <w:marBottom w:val="0"/>
          <w:divBdr>
            <w:top w:val="none" w:sz="0" w:space="0" w:color="auto"/>
            <w:left w:val="none" w:sz="0" w:space="0" w:color="auto"/>
            <w:bottom w:val="none" w:sz="0" w:space="0" w:color="auto"/>
            <w:right w:val="none" w:sz="0" w:space="0" w:color="auto"/>
          </w:divBdr>
          <w:divsChild>
            <w:div w:id="997466437">
              <w:marLeft w:val="0"/>
              <w:marRight w:val="0"/>
              <w:marTop w:val="0"/>
              <w:marBottom w:val="0"/>
              <w:divBdr>
                <w:top w:val="none" w:sz="0" w:space="0" w:color="auto"/>
                <w:left w:val="none" w:sz="0" w:space="0" w:color="auto"/>
                <w:bottom w:val="none" w:sz="0" w:space="0" w:color="auto"/>
                <w:right w:val="none" w:sz="0" w:space="0" w:color="auto"/>
              </w:divBdr>
              <w:divsChild>
                <w:div w:id="935989824">
                  <w:marLeft w:val="0"/>
                  <w:marRight w:val="0"/>
                  <w:marTop w:val="0"/>
                  <w:marBottom w:val="0"/>
                  <w:divBdr>
                    <w:top w:val="none" w:sz="0" w:space="0" w:color="auto"/>
                    <w:left w:val="none" w:sz="0" w:space="0" w:color="auto"/>
                    <w:bottom w:val="none" w:sz="0" w:space="0" w:color="auto"/>
                    <w:right w:val="none" w:sz="0" w:space="0" w:color="auto"/>
                  </w:divBdr>
                  <w:divsChild>
                    <w:div w:id="108207157">
                      <w:marLeft w:val="0"/>
                      <w:marRight w:val="0"/>
                      <w:marTop w:val="0"/>
                      <w:marBottom w:val="0"/>
                      <w:divBdr>
                        <w:top w:val="none" w:sz="0" w:space="0" w:color="auto"/>
                        <w:left w:val="none" w:sz="0" w:space="0" w:color="auto"/>
                        <w:bottom w:val="none" w:sz="0" w:space="0" w:color="auto"/>
                        <w:right w:val="none" w:sz="0" w:space="0" w:color="auto"/>
                      </w:divBdr>
                      <w:divsChild>
                        <w:div w:id="1258561415">
                          <w:marLeft w:val="0"/>
                          <w:marRight w:val="0"/>
                          <w:marTop w:val="0"/>
                          <w:marBottom w:val="0"/>
                          <w:divBdr>
                            <w:top w:val="none" w:sz="0" w:space="0" w:color="auto"/>
                            <w:left w:val="none" w:sz="0" w:space="0" w:color="auto"/>
                            <w:bottom w:val="none" w:sz="0" w:space="0" w:color="auto"/>
                            <w:right w:val="none" w:sz="0" w:space="0" w:color="auto"/>
                          </w:divBdr>
                          <w:divsChild>
                            <w:div w:id="1490638409">
                              <w:marLeft w:val="0"/>
                              <w:marRight w:val="0"/>
                              <w:marTop w:val="0"/>
                              <w:marBottom w:val="0"/>
                              <w:divBdr>
                                <w:top w:val="none" w:sz="0" w:space="0" w:color="auto"/>
                                <w:left w:val="none" w:sz="0" w:space="0" w:color="auto"/>
                                <w:bottom w:val="none" w:sz="0" w:space="0" w:color="auto"/>
                                <w:right w:val="none" w:sz="0" w:space="0" w:color="auto"/>
                              </w:divBdr>
                              <w:divsChild>
                                <w:div w:id="829558153">
                                  <w:marLeft w:val="0"/>
                                  <w:marRight w:val="0"/>
                                  <w:marTop w:val="0"/>
                                  <w:marBottom w:val="0"/>
                                  <w:divBdr>
                                    <w:top w:val="none" w:sz="0" w:space="0" w:color="auto"/>
                                    <w:left w:val="none" w:sz="0" w:space="0" w:color="auto"/>
                                    <w:bottom w:val="none" w:sz="0" w:space="0" w:color="auto"/>
                                    <w:right w:val="none" w:sz="0" w:space="0" w:color="auto"/>
                                  </w:divBdr>
                                  <w:divsChild>
                                    <w:div w:id="1380275581">
                                      <w:marLeft w:val="0"/>
                                      <w:marRight w:val="0"/>
                                      <w:marTop w:val="0"/>
                                      <w:marBottom w:val="0"/>
                                      <w:divBdr>
                                        <w:top w:val="none" w:sz="0" w:space="0" w:color="auto"/>
                                        <w:left w:val="none" w:sz="0" w:space="0" w:color="auto"/>
                                        <w:bottom w:val="none" w:sz="0" w:space="0" w:color="auto"/>
                                        <w:right w:val="none" w:sz="0" w:space="0" w:color="auto"/>
                                      </w:divBdr>
                                      <w:divsChild>
                                        <w:div w:id="20972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104552">
          <w:marLeft w:val="0"/>
          <w:marRight w:val="0"/>
          <w:marTop w:val="0"/>
          <w:marBottom w:val="0"/>
          <w:divBdr>
            <w:top w:val="none" w:sz="0" w:space="0" w:color="auto"/>
            <w:left w:val="none" w:sz="0" w:space="0" w:color="auto"/>
            <w:bottom w:val="none" w:sz="0" w:space="0" w:color="auto"/>
            <w:right w:val="none" w:sz="0" w:space="0" w:color="auto"/>
          </w:divBdr>
          <w:divsChild>
            <w:div w:id="953050375">
              <w:marLeft w:val="0"/>
              <w:marRight w:val="0"/>
              <w:marTop w:val="0"/>
              <w:marBottom w:val="0"/>
              <w:divBdr>
                <w:top w:val="none" w:sz="0" w:space="0" w:color="auto"/>
                <w:left w:val="none" w:sz="0" w:space="0" w:color="auto"/>
                <w:bottom w:val="none" w:sz="0" w:space="0" w:color="auto"/>
                <w:right w:val="none" w:sz="0" w:space="0" w:color="auto"/>
              </w:divBdr>
              <w:divsChild>
                <w:div w:id="1903906449">
                  <w:marLeft w:val="0"/>
                  <w:marRight w:val="0"/>
                  <w:marTop w:val="0"/>
                  <w:marBottom w:val="0"/>
                  <w:divBdr>
                    <w:top w:val="none" w:sz="0" w:space="0" w:color="auto"/>
                    <w:left w:val="none" w:sz="0" w:space="0" w:color="auto"/>
                    <w:bottom w:val="none" w:sz="0" w:space="0" w:color="auto"/>
                    <w:right w:val="none" w:sz="0" w:space="0" w:color="auto"/>
                  </w:divBdr>
                  <w:divsChild>
                    <w:div w:id="524051936">
                      <w:marLeft w:val="0"/>
                      <w:marRight w:val="0"/>
                      <w:marTop w:val="0"/>
                      <w:marBottom w:val="0"/>
                      <w:divBdr>
                        <w:top w:val="none" w:sz="0" w:space="0" w:color="auto"/>
                        <w:left w:val="none" w:sz="0" w:space="0" w:color="auto"/>
                        <w:bottom w:val="none" w:sz="0" w:space="0" w:color="auto"/>
                        <w:right w:val="none" w:sz="0" w:space="0" w:color="auto"/>
                      </w:divBdr>
                      <w:divsChild>
                        <w:div w:id="1839733175">
                          <w:marLeft w:val="0"/>
                          <w:marRight w:val="0"/>
                          <w:marTop w:val="0"/>
                          <w:marBottom w:val="0"/>
                          <w:divBdr>
                            <w:top w:val="none" w:sz="0" w:space="0" w:color="auto"/>
                            <w:left w:val="none" w:sz="0" w:space="0" w:color="auto"/>
                            <w:bottom w:val="none" w:sz="0" w:space="0" w:color="auto"/>
                            <w:right w:val="none" w:sz="0" w:space="0" w:color="auto"/>
                          </w:divBdr>
                          <w:divsChild>
                            <w:div w:id="1738243390">
                              <w:marLeft w:val="0"/>
                              <w:marRight w:val="0"/>
                              <w:marTop w:val="0"/>
                              <w:marBottom w:val="0"/>
                              <w:divBdr>
                                <w:top w:val="none" w:sz="0" w:space="0" w:color="auto"/>
                                <w:left w:val="none" w:sz="0" w:space="0" w:color="auto"/>
                                <w:bottom w:val="none" w:sz="0" w:space="0" w:color="auto"/>
                                <w:right w:val="none" w:sz="0" w:space="0" w:color="auto"/>
                              </w:divBdr>
                              <w:divsChild>
                                <w:div w:id="1833833136">
                                  <w:marLeft w:val="0"/>
                                  <w:marRight w:val="0"/>
                                  <w:marTop w:val="0"/>
                                  <w:marBottom w:val="0"/>
                                  <w:divBdr>
                                    <w:top w:val="none" w:sz="0" w:space="0" w:color="auto"/>
                                    <w:left w:val="none" w:sz="0" w:space="0" w:color="auto"/>
                                    <w:bottom w:val="none" w:sz="0" w:space="0" w:color="auto"/>
                                    <w:right w:val="none" w:sz="0" w:space="0" w:color="auto"/>
                                  </w:divBdr>
                                  <w:divsChild>
                                    <w:div w:id="103549195">
                                      <w:marLeft w:val="0"/>
                                      <w:marRight w:val="0"/>
                                      <w:marTop w:val="0"/>
                                      <w:marBottom w:val="0"/>
                                      <w:divBdr>
                                        <w:top w:val="none" w:sz="0" w:space="0" w:color="auto"/>
                                        <w:left w:val="none" w:sz="0" w:space="0" w:color="auto"/>
                                        <w:bottom w:val="none" w:sz="0" w:space="0" w:color="auto"/>
                                        <w:right w:val="none" w:sz="0" w:space="0" w:color="auto"/>
                                      </w:divBdr>
                                      <w:divsChild>
                                        <w:div w:id="12668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092021">
          <w:marLeft w:val="0"/>
          <w:marRight w:val="0"/>
          <w:marTop w:val="0"/>
          <w:marBottom w:val="0"/>
          <w:divBdr>
            <w:top w:val="none" w:sz="0" w:space="0" w:color="auto"/>
            <w:left w:val="none" w:sz="0" w:space="0" w:color="auto"/>
            <w:bottom w:val="none" w:sz="0" w:space="0" w:color="auto"/>
            <w:right w:val="none" w:sz="0" w:space="0" w:color="auto"/>
          </w:divBdr>
          <w:divsChild>
            <w:div w:id="1686596464">
              <w:marLeft w:val="0"/>
              <w:marRight w:val="0"/>
              <w:marTop w:val="0"/>
              <w:marBottom w:val="0"/>
              <w:divBdr>
                <w:top w:val="none" w:sz="0" w:space="0" w:color="auto"/>
                <w:left w:val="none" w:sz="0" w:space="0" w:color="auto"/>
                <w:bottom w:val="none" w:sz="0" w:space="0" w:color="auto"/>
                <w:right w:val="none" w:sz="0" w:space="0" w:color="auto"/>
              </w:divBdr>
              <w:divsChild>
                <w:div w:id="1239247935">
                  <w:marLeft w:val="0"/>
                  <w:marRight w:val="0"/>
                  <w:marTop w:val="0"/>
                  <w:marBottom w:val="0"/>
                  <w:divBdr>
                    <w:top w:val="none" w:sz="0" w:space="0" w:color="auto"/>
                    <w:left w:val="none" w:sz="0" w:space="0" w:color="auto"/>
                    <w:bottom w:val="none" w:sz="0" w:space="0" w:color="auto"/>
                    <w:right w:val="none" w:sz="0" w:space="0" w:color="auto"/>
                  </w:divBdr>
                  <w:divsChild>
                    <w:div w:id="32732737">
                      <w:marLeft w:val="0"/>
                      <w:marRight w:val="0"/>
                      <w:marTop w:val="0"/>
                      <w:marBottom w:val="0"/>
                      <w:divBdr>
                        <w:top w:val="none" w:sz="0" w:space="0" w:color="auto"/>
                        <w:left w:val="none" w:sz="0" w:space="0" w:color="auto"/>
                        <w:bottom w:val="none" w:sz="0" w:space="0" w:color="auto"/>
                        <w:right w:val="none" w:sz="0" w:space="0" w:color="auto"/>
                      </w:divBdr>
                      <w:divsChild>
                        <w:div w:id="956983347">
                          <w:marLeft w:val="0"/>
                          <w:marRight w:val="0"/>
                          <w:marTop w:val="0"/>
                          <w:marBottom w:val="0"/>
                          <w:divBdr>
                            <w:top w:val="none" w:sz="0" w:space="0" w:color="auto"/>
                            <w:left w:val="none" w:sz="0" w:space="0" w:color="auto"/>
                            <w:bottom w:val="none" w:sz="0" w:space="0" w:color="auto"/>
                            <w:right w:val="none" w:sz="0" w:space="0" w:color="auto"/>
                          </w:divBdr>
                          <w:divsChild>
                            <w:div w:id="1760104137">
                              <w:marLeft w:val="0"/>
                              <w:marRight w:val="0"/>
                              <w:marTop w:val="0"/>
                              <w:marBottom w:val="0"/>
                              <w:divBdr>
                                <w:top w:val="none" w:sz="0" w:space="0" w:color="auto"/>
                                <w:left w:val="none" w:sz="0" w:space="0" w:color="auto"/>
                                <w:bottom w:val="none" w:sz="0" w:space="0" w:color="auto"/>
                                <w:right w:val="none" w:sz="0" w:space="0" w:color="auto"/>
                              </w:divBdr>
                              <w:divsChild>
                                <w:div w:id="805008355">
                                  <w:marLeft w:val="0"/>
                                  <w:marRight w:val="0"/>
                                  <w:marTop w:val="0"/>
                                  <w:marBottom w:val="0"/>
                                  <w:divBdr>
                                    <w:top w:val="none" w:sz="0" w:space="0" w:color="auto"/>
                                    <w:left w:val="none" w:sz="0" w:space="0" w:color="auto"/>
                                    <w:bottom w:val="none" w:sz="0" w:space="0" w:color="auto"/>
                                    <w:right w:val="none" w:sz="0" w:space="0" w:color="auto"/>
                                  </w:divBdr>
                                  <w:divsChild>
                                    <w:div w:id="126900225">
                                      <w:marLeft w:val="0"/>
                                      <w:marRight w:val="0"/>
                                      <w:marTop w:val="0"/>
                                      <w:marBottom w:val="0"/>
                                      <w:divBdr>
                                        <w:top w:val="none" w:sz="0" w:space="0" w:color="auto"/>
                                        <w:left w:val="none" w:sz="0" w:space="0" w:color="auto"/>
                                        <w:bottom w:val="none" w:sz="0" w:space="0" w:color="auto"/>
                                        <w:right w:val="none" w:sz="0" w:space="0" w:color="auto"/>
                                      </w:divBdr>
                                      <w:divsChild>
                                        <w:div w:id="281958181">
                                          <w:marLeft w:val="0"/>
                                          <w:marRight w:val="0"/>
                                          <w:marTop w:val="0"/>
                                          <w:marBottom w:val="0"/>
                                          <w:divBdr>
                                            <w:top w:val="none" w:sz="0" w:space="0" w:color="auto"/>
                                            <w:left w:val="none" w:sz="0" w:space="0" w:color="auto"/>
                                            <w:bottom w:val="none" w:sz="0" w:space="0" w:color="auto"/>
                                            <w:right w:val="none" w:sz="0" w:space="0" w:color="auto"/>
                                          </w:divBdr>
                                          <w:divsChild>
                                            <w:div w:id="1738624970">
                                              <w:marLeft w:val="0"/>
                                              <w:marRight w:val="0"/>
                                              <w:marTop w:val="0"/>
                                              <w:marBottom w:val="0"/>
                                              <w:divBdr>
                                                <w:top w:val="none" w:sz="0" w:space="0" w:color="auto"/>
                                                <w:left w:val="none" w:sz="0" w:space="0" w:color="auto"/>
                                                <w:bottom w:val="none" w:sz="0" w:space="0" w:color="auto"/>
                                                <w:right w:val="none" w:sz="0" w:space="0" w:color="auto"/>
                                              </w:divBdr>
                                            </w:div>
                                          </w:divsChild>
                                        </w:div>
                                        <w:div w:id="752508443">
                                          <w:marLeft w:val="0"/>
                                          <w:marRight w:val="0"/>
                                          <w:marTop w:val="0"/>
                                          <w:marBottom w:val="0"/>
                                          <w:divBdr>
                                            <w:top w:val="none" w:sz="0" w:space="0" w:color="auto"/>
                                            <w:left w:val="none" w:sz="0" w:space="0" w:color="auto"/>
                                            <w:bottom w:val="none" w:sz="0" w:space="0" w:color="auto"/>
                                            <w:right w:val="none" w:sz="0" w:space="0" w:color="auto"/>
                                          </w:divBdr>
                                          <w:divsChild>
                                            <w:div w:id="367990300">
                                              <w:marLeft w:val="0"/>
                                              <w:marRight w:val="0"/>
                                              <w:marTop w:val="0"/>
                                              <w:marBottom w:val="0"/>
                                              <w:divBdr>
                                                <w:top w:val="none" w:sz="0" w:space="0" w:color="auto"/>
                                                <w:left w:val="none" w:sz="0" w:space="0" w:color="auto"/>
                                                <w:bottom w:val="none" w:sz="0" w:space="0" w:color="auto"/>
                                                <w:right w:val="none" w:sz="0" w:space="0" w:color="auto"/>
                                              </w:divBdr>
                                            </w:div>
                                          </w:divsChild>
                                        </w:div>
                                        <w:div w:id="1282690478">
                                          <w:marLeft w:val="0"/>
                                          <w:marRight w:val="0"/>
                                          <w:marTop w:val="0"/>
                                          <w:marBottom w:val="0"/>
                                          <w:divBdr>
                                            <w:top w:val="none" w:sz="0" w:space="0" w:color="auto"/>
                                            <w:left w:val="none" w:sz="0" w:space="0" w:color="auto"/>
                                            <w:bottom w:val="none" w:sz="0" w:space="0" w:color="auto"/>
                                            <w:right w:val="none" w:sz="0" w:space="0" w:color="auto"/>
                                          </w:divBdr>
                                          <w:divsChild>
                                            <w:div w:id="973755793">
                                              <w:marLeft w:val="0"/>
                                              <w:marRight w:val="0"/>
                                              <w:marTop w:val="0"/>
                                              <w:marBottom w:val="0"/>
                                              <w:divBdr>
                                                <w:top w:val="none" w:sz="0" w:space="0" w:color="auto"/>
                                                <w:left w:val="none" w:sz="0" w:space="0" w:color="auto"/>
                                                <w:bottom w:val="none" w:sz="0" w:space="0" w:color="auto"/>
                                                <w:right w:val="none" w:sz="0" w:space="0" w:color="auto"/>
                                              </w:divBdr>
                                            </w:div>
                                          </w:divsChild>
                                        </w:div>
                                        <w:div w:id="1512059909">
                                          <w:marLeft w:val="0"/>
                                          <w:marRight w:val="0"/>
                                          <w:marTop w:val="0"/>
                                          <w:marBottom w:val="0"/>
                                          <w:divBdr>
                                            <w:top w:val="none" w:sz="0" w:space="0" w:color="auto"/>
                                            <w:left w:val="none" w:sz="0" w:space="0" w:color="auto"/>
                                            <w:bottom w:val="none" w:sz="0" w:space="0" w:color="auto"/>
                                            <w:right w:val="none" w:sz="0" w:space="0" w:color="auto"/>
                                          </w:divBdr>
                                          <w:divsChild>
                                            <w:div w:id="1954441382">
                                              <w:marLeft w:val="0"/>
                                              <w:marRight w:val="0"/>
                                              <w:marTop w:val="0"/>
                                              <w:marBottom w:val="0"/>
                                              <w:divBdr>
                                                <w:top w:val="none" w:sz="0" w:space="0" w:color="auto"/>
                                                <w:left w:val="none" w:sz="0" w:space="0" w:color="auto"/>
                                                <w:bottom w:val="none" w:sz="0" w:space="0" w:color="auto"/>
                                                <w:right w:val="none" w:sz="0" w:space="0" w:color="auto"/>
                                              </w:divBdr>
                                            </w:div>
                                          </w:divsChild>
                                        </w:div>
                                        <w:div w:id="1727298993">
                                          <w:marLeft w:val="0"/>
                                          <w:marRight w:val="0"/>
                                          <w:marTop w:val="0"/>
                                          <w:marBottom w:val="0"/>
                                          <w:divBdr>
                                            <w:top w:val="none" w:sz="0" w:space="0" w:color="auto"/>
                                            <w:left w:val="none" w:sz="0" w:space="0" w:color="auto"/>
                                            <w:bottom w:val="none" w:sz="0" w:space="0" w:color="auto"/>
                                            <w:right w:val="none" w:sz="0" w:space="0" w:color="auto"/>
                                          </w:divBdr>
                                          <w:divsChild>
                                            <w:div w:id="1418743005">
                                              <w:marLeft w:val="0"/>
                                              <w:marRight w:val="0"/>
                                              <w:marTop w:val="0"/>
                                              <w:marBottom w:val="0"/>
                                              <w:divBdr>
                                                <w:top w:val="none" w:sz="0" w:space="0" w:color="auto"/>
                                                <w:left w:val="none" w:sz="0" w:space="0" w:color="auto"/>
                                                <w:bottom w:val="none" w:sz="0" w:space="0" w:color="auto"/>
                                                <w:right w:val="none" w:sz="0" w:space="0" w:color="auto"/>
                                              </w:divBdr>
                                            </w:div>
                                          </w:divsChild>
                                        </w:div>
                                        <w:div w:id="1846478876">
                                          <w:marLeft w:val="0"/>
                                          <w:marRight w:val="0"/>
                                          <w:marTop w:val="0"/>
                                          <w:marBottom w:val="0"/>
                                          <w:divBdr>
                                            <w:top w:val="none" w:sz="0" w:space="0" w:color="auto"/>
                                            <w:left w:val="none" w:sz="0" w:space="0" w:color="auto"/>
                                            <w:bottom w:val="none" w:sz="0" w:space="0" w:color="auto"/>
                                            <w:right w:val="none" w:sz="0" w:space="0" w:color="auto"/>
                                          </w:divBdr>
                                          <w:divsChild>
                                            <w:div w:id="1356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581299">
          <w:marLeft w:val="0"/>
          <w:marRight w:val="0"/>
          <w:marTop w:val="0"/>
          <w:marBottom w:val="0"/>
          <w:divBdr>
            <w:top w:val="none" w:sz="0" w:space="0" w:color="auto"/>
            <w:left w:val="none" w:sz="0" w:space="0" w:color="auto"/>
            <w:bottom w:val="none" w:sz="0" w:space="0" w:color="auto"/>
            <w:right w:val="none" w:sz="0" w:space="0" w:color="auto"/>
          </w:divBdr>
          <w:divsChild>
            <w:div w:id="1065881904">
              <w:marLeft w:val="0"/>
              <w:marRight w:val="0"/>
              <w:marTop w:val="0"/>
              <w:marBottom w:val="0"/>
              <w:divBdr>
                <w:top w:val="none" w:sz="0" w:space="0" w:color="auto"/>
                <w:left w:val="none" w:sz="0" w:space="0" w:color="auto"/>
                <w:bottom w:val="none" w:sz="0" w:space="0" w:color="auto"/>
                <w:right w:val="none" w:sz="0" w:space="0" w:color="auto"/>
              </w:divBdr>
              <w:divsChild>
                <w:div w:id="1708486455">
                  <w:marLeft w:val="0"/>
                  <w:marRight w:val="0"/>
                  <w:marTop w:val="0"/>
                  <w:marBottom w:val="0"/>
                  <w:divBdr>
                    <w:top w:val="none" w:sz="0" w:space="0" w:color="auto"/>
                    <w:left w:val="none" w:sz="0" w:space="0" w:color="auto"/>
                    <w:bottom w:val="none" w:sz="0" w:space="0" w:color="auto"/>
                    <w:right w:val="none" w:sz="0" w:space="0" w:color="auto"/>
                  </w:divBdr>
                  <w:divsChild>
                    <w:div w:id="614560191">
                      <w:marLeft w:val="0"/>
                      <w:marRight w:val="0"/>
                      <w:marTop w:val="0"/>
                      <w:marBottom w:val="0"/>
                      <w:divBdr>
                        <w:top w:val="none" w:sz="0" w:space="0" w:color="auto"/>
                        <w:left w:val="none" w:sz="0" w:space="0" w:color="auto"/>
                        <w:bottom w:val="none" w:sz="0" w:space="0" w:color="auto"/>
                        <w:right w:val="none" w:sz="0" w:space="0" w:color="auto"/>
                      </w:divBdr>
                      <w:divsChild>
                        <w:div w:id="1720781318">
                          <w:marLeft w:val="0"/>
                          <w:marRight w:val="0"/>
                          <w:marTop w:val="0"/>
                          <w:marBottom w:val="0"/>
                          <w:divBdr>
                            <w:top w:val="none" w:sz="0" w:space="0" w:color="auto"/>
                            <w:left w:val="none" w:sz="0" w:space="0" w:color="auto"/>
                            <w:bottom w:val="none" w:sz="0" w:space="0" w:color="auto"/>
                            <w:right w:val="none" w:sz="0" w:space="0" w:color="auto"/>
                          </w:divBdr>
                          <w:divsChild>
                            <w:div w:id="900598377">
                              <w:marLeft w:val="0"/>
                              <w:marRight w:val="0"/>
                              <w:marTop w:val="0"/>
                              <w:marBottom w:val="0"/>
                              <w:divBdr>
                                <w:top w:val="none" w:sz="0" w:space="0" w:color="auto"/>
                                <w:left w:val="none" w:sz="0" w:space="0" w:color="auto"/>
                                <w:bottom w:val="none" w:sz="0" w:space="0" w:color="auto"/>
                                <w:right w:val="none" w:sz="0" w:space="0" w:color="auto"/>
                              </w:divBdr>
                              <w:divsChild>
                                <w:div w:id="913441520">
                                  <w:marLeft w:val="0"/>
                                  <w:marRight w:val="0"/>
                                  <w:marTop w:val="0"/>
                                  <w:marBottom w:val="0"/>
                                  <w:divBdr>
                                    <w:top w:val="none" w:sz="0" w:space="0" w:color="auto"/>
                                    <w:left w:val="none" w:sz="0" w:space="0" w:color="auto"/>
                                    <w:bottom w:val="none" w:sz="0" w:space="0" w:color="auto"/>
                                    <w:right w:val="none" w:sz="0" w:space="0" w:color="auto"/>
                                  </w:divBdr>
                                  <w:divsChild>
                                    <w:div w:id="1155682778">
                                      <w:marLeft w:val="0"/>
                                      <w:marRight w:val="0"/>
                                      <w:marTop w:val="0"/>
                                      <w:marBottom w:val="0"/>
                                      <w:divBdr>
                                        <w:top w:val="none" w:sz="0" w:space="0" w:color="auto"/>
                                        <w:left w:val="none" w:sz="0" w:space="0" w:color="auto"/>
                                        <w:bottom w:val="none" w:sz="0" w:space="0" w:color="auto"/>
                                        <w:right w:val="none" w:sz="0" w:space="0" w:color="auto"/>
                                      </w:divBdr>
                                      <w:divsChild>
                                        <w:div w:id="19232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245348">
          <w:marLeft w:val="0"/>
          <w:marRight w:val="0"/>
          <w:marTop w:val="0"/>
          <w:marBottom w:val="0"/>
          <w:divBdr>
            <w:top w:val="none" w:sz="0" w:space="0" w:color="auto"/>
            <w:left w:val="none" w:sz="0" w:space="0" w:color="auto"/>
            <w:bottom w:val="none" w:sz="0" w:space="0" w:color="auto"/>
            <w:right w:val="none" w:sz="0" w:space="0" w:color="auto"/>
          </w:divBdr>
          <w:divsChild>
            <w:div w:id="1133909326">
              <w:marLeft w:val="0"/>
              <w:marRight w:val="0"/>
              <w:marTop w:val="0"/>
              <w:marBottom w:val="0"/>
              <w:divBdr>
                <w:top w:val="none" w:sz="0" w:space="0" w:color="auto"/>
                <w:left w:val="none" w:sz="0" w:space="0" w:color="auto"/>
                <w:bottom w:val="none" w:sz="0" w:space="0" w:color="auto"/>
                <w:right w:val="none" w:sz="0" w:space="0" w:color="auto"/>
              </w:divBdr>
              <w:divsChild>
                <w:div w:id="372005125">
                  <w:marLeft w:val="0"/>
                  <w:marRight w:val="0"/>
                  <w:marTop w:val="0"/>
                  <w:marBottom w:val="0"/>
                  <w:divBdr>
                    <w:top w:val="none" w:sz="0" w:space="0" w:color="auto"/>
                    <w:left w:val="none" w:sz="0" w:space="0" w:color="auto"/>
                    <w:bottom w:val="none" w:sz="0" w:space="0" w:color="auto"/>
                    <w:right w:val="none" w:sz="0" w:space="0" w:color="auto"/>
                  </w:divBdr>
                  <w:divsChild>
                    <w:div w:id="2018578764">
                      <w:marLeft w:val="0"/>
                      <w:marRight w:val="0"/>
                      <w:marTop w:val="0"/>
                      <w:marBottom w:val="0"/>
                      <w:divBdr>
                        <w:top w:val="none" w:sz="0" w:space="0" w:color="auto"/>
                        <w:left w:val="none" w:sz="0" w:space="0" w:color="auto"/>
                        <w:bottom w:val="none" w:sz="0" w:space="0" w:color="auto"/>
                        <w:right w:val="none" w:sz="0" w:space="0" w:color="auto"/>
                      </w:divBdr>
                      <w:divsChild>
                        <w:div w:id="1422948400">
                          <w:marLeft w:val="0"/>
                          <w:marRight w:val="0"/>
                          <w:marTop w:val="0"/>
                          <w:marBottom w:val="0"/>
                          <w:divBdr>
                            <w:top w:val="none" w:sz="0" w:space="0" w:color="auto"/>
                            <w:left w:val="none" w:sz="0" w:space="0" w:color="auto"/>
                            <w:bottom w:val="none" w:sz="0" w:space="0" w:color="auto"/>
                            <w:right w:val="none" w:sz="0" w:space="0" w:color="auto"/>
                          </w:divBdr>
                          <w:divsChild>
                            <w:div w:id="70781921">
                              <w:marLeft w:val="0"/>
                              <w:marRight w:val="0"/>
                              <w:marTop w:val="0"/>
                              <w:marBottom w:val="0"/>
                              <w:divBdr>
                                <w:top w:val="none" w:sz="0" w:space="0" w:color="auto"/>
                                <w:left w:val="none" w:sz="0" w:space="0" w:color="auto"/>
                                <w:bottom w:val="none" w:sz="0" w:space="0" w:color="auto"/>
                                <w:right w:val="none" w:sz="0" w:space="0" w:color="auto"/>
                              </w:divBdr>
                              <w:divsChild>
                                <w:div w:id="1347170838">
                                  <w:marLeft w:val="0"/>
                                  <w:marRight w:val="0"/>
                                  <w:marTop w:val="0"/>
                                  <w:marBottom w:val="0"/>
                                  <w:divBdr>
                                    <w:top w:val="none" w:sz="0" w:space="0" w:color="auto"/>
                                    <w:left w:val="none" w:sz="0" w:space="0" w:color="auto"/>
                                    <w:bottom w:val="none" w:sz="0" w:space="0" w:color="auto"/>
                                    <w:right w:val="none" w:sz="0" w:space="0" w:color="auto"/>
                                  </w:divBdr>
                                  <w:divsChild>
                                    <w:div w:id="1285506355">
                                      <w:marLeft w:val="0"/>
                                      <w:marRight w:val="0"/>
                                      <w:marTop w:val="0"/>
                                      <w:marBottom w:val="0"/>
                                      <w:divBdr>
                                        <w:top w:val="none" w:sz="0" w:space="0" w:color="auto"/>
                                        <w:left w:val="none" w:sz="0" w:space="0" w:color="auto"/>
                                        <w:bottom w:val="none" w:sz="0" w:space="0" w:color="auto"/>
                                        <w:right w:val="none" w:sz="0" w:space="0" w:color="auto"/>
                                      </w:divBdr>
                                      <w:divsChild>
                                        <w:div w:id="5043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612266">
          <w:marLeft w:val="0"/>
          <w:marRight w:val="0"/>
          <w:marTop w:val="0"/>
          <w:marBottom w:val="0"/>
          <w:divBdr>
            <w:top w:val="none" w:sz="0" w:space="0" w:color="auto"/>
            <w:left w:val="none" w:sz="0" w:space="0" w:color="auto"/>
            <w:bottom w:val="none" w:sz="0" w:space="0" w:color="auto"/>
            <w:right w:val="none" w:sz="0" w:space="0" w:color="auto"/>
          </w:divBdr>
          <w:divsChild>
            <w:div w:id="216353837">
              <w:marLeft w:val="0"/>
              <w:marRight w:val="0"/>
              <w:marTop w:val="0"/>
              <w:marBottom w:val="0"/>
              <w:divBdr>
                <w:top w:val="none" w:sz="0" w:space="0" w:color="auto"/>
                <w:left w:val="none" w:sz="0" w:space="0" w:color="auto"/>
                <w:bottom w:val="none" w:sz="0" w:space="0" w:color="auto"/>
                <w:right w:val="none" w:sz="0" w:space="0" w:color="auto"/>
              </w:divBdr>
              <w:divsChild>
                <w:div w:id="2128498667">
                  <w:marLeft w:val="0"/>
                  <w:marRight w:val="0"/>
                  <w:marTop w:val="0"/>
                  <w:marBottom w:val="0"/>
                  <w:divBdr>
                    <w:top w:val="none" w:sz="0" w:space="0" w:color="auto"/>
                    <w:left w:val="none" w:sz="0" w:space="0" w:color="auto"/>
                    <w:bottom w:val="none" w:sz="0" w:space="0" w:color="auto"/>
                    <w:right w:val="none" w:sz="0" w:space="0" w:color="auto"/>
                  </w:divBdr>
                  <w:divsChild>
                    <w:div w:id="13239316">
                      <w:marLeft w:val="0"/>
                      <w:marRight w:val="0"/>
                      <w:marTop w:val="0"/>
                      <w:marBottom w:val="0"/>
                      <w:divBdr>
                        <w:top w:val="none" w:sz="0" w:space="0" w:color="auto"/>
                        <w:left w:val="none" w:sz="0" w:space="0" w:color="auto"/>
                        <w:bottom w:val="none" w:sz="0" w:space="0" w:color="auto"/>
                        <w:right w:val="none" w:sz="0" w:space="0" w:color="auto"/>
                      </w:divBdr>
                      <w:divsChild>
                        <w:div w:id="1762797451">
                          <w:marLeft w:val="0"/>
                          <w:marRight w:val="0"/>
                          <w:marTop w:val="0"/>
                          <w:marBottom w:val="0"/>
                          <w:divBdr>
                            <w:top w:val="none" w:sz="0" w:space="0" w:color="auto"/>
                            <w:left w:val="none" w:sz="0" w:space="0" w:color="auto"/>
                            <w:bottom w:val="none" w:sz="0" w:space="0" w:color="auto"/>
                            <w:right w:val="none" w:sz="0" w:space="0" w:color="auto"/>
                          </w:divBdr>
                          <w:divsChild>
                            <w:div w:id="440346272">
                              <w:marLeft w:val="0"/>
                              <w:marRight w:val="0"/>
                              <w:marTop w:val="0"/>
                              <w:marBottom w:val="0"/>
                              <w:divBdr>
                                <w:top w:val="none" w:sz="0" w:space="0" w:color="auto"/>
                                <w:left w:val="none" w:sz="0" w:space="0" w:color="auto"/>
                                <w:bottom w:val="none" w:sz="0" w:space="0" w:color="auto"/>
                                <w:right w:val="none" w:sz="0" w:space="0" w:color="auto"/>
                              </w:divBdr>
                              <w:divsChild>
                                <w:div w:id="413089507">
                                  <w:marLeft w:val="0"/>
                                  <w:marRight w:val="0"/>
                                  <w:marTop w:val="0"/>
                                  <w:marBottom w:val="0"/>
                                  <w:divBdr>
                                    <w:top w:val="none" w:sz="0" w:space="0" w:color="auto"/>
                                    <w:left w:val="none" w:sz="0" w:space="0" w:color="auto"/>
                                    <w:bottom w:val="none" w:sz="0" w:space="0" w:color="auto"/>
                                    <w:right w:val="none" w:sz="0" w:space="0" w:color="auto"/>
                                  </w:divBdr>
                                  <w:divsChild>
                                    <w:div w:id="116411725">
                                      <w:marLeft w:val="0"/>
                                      <w:marRight w:val="0"/>
                                      <w:marTop w:val="0"/>
                                      <w:marBottom w:val="0"/>
                                      <w:divBdr>
                                        <w:top w:val="none" w:sz="0" w:space="0" w:color="auto"/>
                                        <w:left w:val="none" w:sz="0" w:space="0" w:color="auto"/>
                                        <w:bottom w:val="none" w:sz="0" w:space="0" w:color="auto"/>
                                        <w:right w:val="none" w:sz="0" w:space="0" w:color="auto"/>
                                      </w:divBdr>
                                      <w:divsChild>
                                        <w:div w:id="454182056">
                                          <w:marLeft w:val="0"/>
                                          <w:marRight w:val="0"/>
                                          <w:marTop w:val="0"/>
                                          <w:marBottom w:val="0"/>
                                          <w:divBdr>
                                            <w:top w:val="none" w:sz="0" w:space="0" w:color="auto"/>
                                            <w:left w:val="none" w:sz="0" w:space="0" w:color="auto"/>
                                            <w:bottom w:val="none" w:sz="0" w:space="0" w:color="auto"/>
                                            <w:right w:val="none" w:sz="0" w:space="0" w:color="auto"/>
                                          </w:divBdr>
                                          <w:divsChild>
                                            <w:div w:id="646587855">
                                              <w:marLeft w:val="0"/>
                                              <w:marRight w:val="0"/>
                                              <w:marTop w:val="0"/>
                                              <w:marBottom w:val="0"/>
                                              <w:divBdr>
                                                <w:top w:val="none" w:sz="0" w:space="0" w:color="auto"/>
                                                <w:left w:val="none" w:sz="0" w:space="0" w:color="auto"/>
                                                <w:bottom w:val="none" w:sz="0" w:space="0" w:color="auto"/>
                                                <w:right w:val="none" w:sz="0" w:space="0" w:color="auto"/>
                                              </w:divBdr>
                                            </w:div>
                                          </w:divsChild>
                                        </w:div>
                                        <w:div w:id="763451222">
                                          <w:marLeft w:val="0"/>
                                          <w:marRight w:val="0"/>
                                          <w:marTop w:val="0"/>
                                          <w:marBottom w:val="0"/>
                                          <w:divBdr>
                                            <w:top w:val="none" w:sz="0" w:space="0" w:color="auto"/>
                                            <w:left w:val="none" w:sz="0" w:space="0" w:color="auto"/>
                                            <w:bottom w:val="none" w:sz="0" w:space="0" w:color="auto"/>
                                            <w:right w:val="none" w:sz="0" w:space="0" w:color="auto"/>
                                          </w:divBdr>
                                          <w:divsChild>
                                            <w:div w:id="15920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803776">
          <w:marLeft w:val="0"/>
          <w:marRight w:val="0"/>
          <w:marTop w:val="0"/>
          <w:marBottom w:val="0"/>
          <w:divBdr>
            <w:top w:val="none" w:sz="0" w:space="0" w:color="auto"/>
            <w:left w:val="none" w:sz="0" w:space="0" w:color="auto"/>
            <w:bottom w:val="none" w:sz="0" w:space="0" w:color="auto"/>
            <w:right w:val="none" w:sz="0" w:space="0" w:color="auto"/>
          </w:divBdr>
          <w:divsChild>
            <w:div w:id="1265962298">
              <w:marLeft w:val="0"/>
              <w:marRight w:val="0"/>
              <w:marTop w:val="0"/>
              <w:marBottom w:val="0"/>
              <w:divBdr>
                <w:top w:val="none" w:sz="0" w:space="0" w:color="auto"/>
                <w:left w:val="none" w:sz="0" w:space="0" w:color="auto"/>
                <w:bottom w:val="none" w:sz="0" w:space="0" w:color="auto"/>
                <w:right w:val="none" w:sz="0" w:space="0" w:color="auto"/>
              </w:divBdr>
              <w:divsChild>
                <w:div w:id="650404005">
                  <w:marLeft w:val="0"/>
                  <w:marRight w:val="0"/>
                  <w:marTop w:val="0"/>
                  <w:marBottom w:val="0"/>
                  <w:divBdr>
                    <w:top w:val="none" w:sz="0" w:space="0" w:color="auto"/>
                    <w:left w:val="none" w:sz="0" w:space="0" w:color="auto"/>
                    <w:bottom w:val="none" w:sz="0" w:space="0" w:color="auto"/>
                    <w:right w:val="none" w:sz="0" w:space="0" w:color="auto"/>
                  </w:divBdr>
                  <w:divsChild>
                    <w:div w:id="1047871160">
                      <w:marLeft w:val="0"/>
                      <w:marRight w:val="0"/>
                      <w:marTop w:val="0"/>
                      <w:marBottom w:val="0"/>
                      <w:divBdr>
                        <w:top w:val="none" w:sz="0" w:space="0" w:color="auto"/>
                        <w:left w:val="none" w:sz="0" w:space="0" w:color="auto"/>
                        <w:bottom w:val="none" w:sz="0" w:space="0" w:color="auto"/>
                        <w:right w:val="none" w:sz="0" w:space="0" w:color="auto"/>
                      </w:divBdr>
                      <w:divsChild>
                        <w:div w:id="756947151">
                          <w:marLeft w:val="0"/>
                          <w:marRight w:val="0"/>
                          <w:marTop w:val="0"/>
                          <w:marBottom w:val="0"/>
                          <w:divBdr>
                            <w:top w:val="none" w:sz="0" w:space="0" w:color="auto"/>
                            <w:left w:val="none" w:sz="0" w:space="0" w:color="auto"/>
                            <w:bottom w:val="none" w:sz="0" w:space="0" w:color="auto"/>
                            <w:right w:val="none" w:sz="0" w:space="0" w:color="auto"/>
                          </w:divBdr>
                          <w:divsChild>
                            <w:div w:id="1750928519">
                              <w:marLeft w:val="0"/>
                              <w:marRight w:val="0"/>
                              <w:marTop w:val="0"/>
                              <w:marBottom w:val="0"/>
                              <w:divBdr>
                                <w:top w:val="none" w:sz="0" w:space="0" w:color="auto"/>
                                <w:left w:val="none" w:sz="0" w:space="0" w:color="auto"/>
                                <w:bottom w:val="none" w:sz="0" w:space="0" w:color="auto"/>
                                <w:right w:val="none" w:sz="0" w:space="0" w:color="auto"/>
                              </w:divBdr>
                              <w:divsChild>
                                <w:div w:id="916859396">
                                  <w:marLeft w:val="0"/>
                                  <w:marRight w:val="0"/>
                                  <w:marTop w:val="0"/>
                                  <w:marBottom w:val="0"/>
                                  <w:divBdr>
                                    <w:top w:val="none" w:sz="0" w:space="0" w:color="auto"/>
                                    <w:left w:val="none" w:sz="0" w:space="0" w:color="auto"/>
                                    <w:bottom w:val="none" w:sz="0" w:space="0" w:color="auto"/>
                                    <w:right w:val="none" w:sz="0" w:space="0" w:color="auto"/>
                                  </w:divBdr>
                                  <w:divsChild>
                                    <w:div w:id="1701665696">
                                      <w:marLeft w:val="0"/>
                                      <w:marRight w:val="0"/>
                                      <w:marTop w:val="0"/>
                                      <w:marBottom w:val="0"/>
                                      <w:divBdr>
                                        <w:top w:val="none" w:sz="0" w:space="0" w:color="auto"/>
                                        <w:left w:val="none" w:sz="0" w:space="0" w:color="auto"/>
                                        <w:bottom w:val="none" w:sz="0" w:space="0" w:color="auto"/>
                                        <w:right w:val="none" w:sz="0" w:space="0" w:color="auto"/>
                                      </w:divBdr>
                                      <w:divsChild>
                                        <w:div w:id="10376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403713">
          <w:marLeft w:val="0"/>
          <w:marRight w:val="0"/>
          <w:marTop w:val="0"/>
          <w:marBottom w:val="0"/>
          <w:divBdr>
            <w:top w:val="none" w:sz="0" w:space="0" w:color="auto"/>
            <w:left w:val="none" w:sz="0" w:space="0" w:color="auto"/>
            <w:bottom w:val="none" w:sz="0" w:space="0" w:color="auto"/>
            <w:right w:val="none" w:sz="0" w:space="0" w:color="auto"/>
          </w:divBdr>
          <w:divsChild>
            <w:div w:id="1909270757">
              <w:marLeft w:val="0"/>
              <w:marRight w:val="0"/>
              <w:marTop w:val="0"/>
              <w:marBottom w:val="0"/>
              <w:divBdr>
                <w:top w:val="none" w:sz="0" w:space="0" w:color="auto"/>
                <w:left w:val="none" w:sz="0" w:space="0" w:color="auto"/>
                <w:bottom w:val="none" w:sz="0" w:space="0" w:color="auto"/>
                <w:right w:val="none" w:sz="0" w:space="0" w:color="auto"/>
              </w:divBdr>
              <w:divsChild>
                <w:div w:id="1544563811">
                  <w:marLeft w:val="0"/>
                  <w:marRight w:val="0"/>
                  <w:marTop w:val="0"/>
                  <w:marBottom w:val="0"/>
                  <w:divBdr>
                    <w:top w:val="none" w:sz="0" w:space="0" w:color="auto"/>
                    <w:left w:val="none" w:sz="0" w:space="0" w:color="auto"/>
                    <w:bottom w:val="none" w:sz="0" w:space="0" w:color="auto"/>
                    <w:right w:val="none" w:sz="0" w:space="0" w:color="auto"/>
                  </w:divBdr>
                  <w:divsChild>
                    <w:div w:id="895815513">
                      <w:marLeft w:val="0"/>
                      <w:marRight w:val="0"/>
                      <w:marTop w:val="0"/>
                      <w:marBottom w:val="0"/>
                      <w:divBdr>
                        <w:top w:val="none" w:sz="0" w:space="0" w:color="auto"/>
                        <w:left w:val="none" w:sz="0" w:space="0" w:color="auto"/>
                        <w:bottom w:val="none" w:sz="0" w:space="0" w:color="auto"/>
                        <w:right w:val="none" w:sz="0" w:space="0" w:color="auto"/>
                      </w:divBdr>
                      <w:divsChild>
                        <w:div w:id="1381830104">
                          <w:marLeft w:val="0"/>
                          <w:marRight w:val="0"/>
                          <w:marTop w:val="0"/>
                          <w:marBottom w:val="0"/>
                          <w:divBdr>
                            <w:top w:val="none" w:sz="0" w:space="0" w:color="auto"/>
                            <w:left w:val="none" w:sz="0" w:space="0" w:color="auto"/>
                            <w:bottom w:val="none" w:sz="0" w:space="0" w:color="auto"/>
                            <w:right w:val="none" w:sz="0" w:space="0" w:color="auto"/>
                          </w:divBdr>
                          <w:divsChild>
                            <w:div w:id="1839343667">
                              <w:marLeft w:val="0"/>
                              <w:marRight w:val="0"/>
                              <w:marTop w:val="0"/>
                              <w:marBottom w:val="0"/>
                              <w:divBdr>
                                <w:top w:val="none" w:sz="0" w:space="0" w:color="auto"/>
                                <w:left w:val="none" w:sz="0" w:space="0" w:color="auto"/>
                                <w:bottom w:val="none" w:sz="0" w:space="0" w:color="auto"/>
                                <w:right w:val="none" w:sz="0" w:space="0" w:color="auto"/>
                              </w:divBdr>
                              <w:divsChild>
                                <w:div w:id="1626811551">
                                  <w:marLeft w:val="0"/>
                                  <w:marRight w:val="0"/>
                                  <w:marTop w:val="0"/>
                                  <w:marBottom w:val="0"/>
                                  <w:divBdr>
                                    <w:top w:val="none" w:sz="0" w:space="0" w:color="auto"/>
                                    <w:left w:val="none" w:sz="0" w:space="0" w:color="auto"/>
                                    <w:bottom w:val="none" w:sz="0" w:space="0" w:color="auto"/>
                                    <w:right w:val="none" w:sz="0" w:space="0" w:color="auto"/>
                                  </w:divBdr>
                                  <w:divsChild>
                                    <w:div w:id="620308752">
                                      <w:marLeft w:val="0"/>
                                      <w:marRight w:val="0"/>
                                      <w:marTop w:val="0"/>
                                      <w:marBottom w:val="0"/>
                                      <w:divBdr>
                                        <w:top w:val="none" w:sz="0" w:space="0" w:color="auto"/>
                                        <w:left w:val="none" w:sz="0" w:space="0" w:color="auto"/>
                                        <w:bottom w:val="none" w:sz="0" w:space="0" w:color="auto"/>
                                        <w:right w:val="none" w:sz="0" w:space="0" w:color="auto"/>
                                      </w:divBdr>
                                      <w:divsChild>
                                        <w:div w:id="570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256338">
          <w:marLeft w:val="0"/>
          <w:marRight w:val="0"/>
          <w:marTop w:val="0"/>
          <w:marBottom w:val="0"/>
          <w:divBdr>
            <w:top w:val="none" w:sz="0" w:space="0" w:color="auto"/>
            <w:left w:val="none" w:sz="0" w:space="0" w:color="auto"/>
            <w:bottom w:val="none" w:sz="0" w:space="0" w:color="auto"/>
            <w:right w:val="none" w:sz="0" w:space="0" w:color="auto"/>
          </w:divBdr>
          <w:divsChild>
            <w:div w:id="793906186">
              <w:marLeft w:val="0"/>
              <w:marRight w:val="0"/>
              <w:marTop w:val="0"/>
              <w:marBottom w:val="0"/>
              <w:divBdr>
                <w:top w:val="none" w:sz="0" w:space="0" w:color="auto"/>
                <w:left w:val="none" w:sz="0" w:space="0" w:color="auto"/>
                <w:bottom w:val="none" w:sz="0" w:space="0" w:color="auto"/>
                <w:right w:val="none" w:sz="0" w:space="0" w:color="auto"/>
              </w:divBdr>
              <w:divsChild>
                <w:div w:id="199825294">
                  <w:marLeft w:val="0"/>
                  <w:marRight w:val="0"/>
                  <w:marTop w:val="0"/>
                  <w:marBottom w:val="0"/>
                  <w:divBdr>
                    <w:top w:val="none" w:sz="0" w:space="0" w:color="auto"/>
                    <w:left w:val="none" w:sz="0" w:space="0" w:color="auto"/>
                    <w:bottom w:val="none" w:sz="0" w:space="0" w:color="auto"/>
                    <w:right w:val="none" w:sz="0" w:space="0" w:color="auto"/>
                  </w:divBdr>
                  <w:divsChild>
                    <w:div w:id="1463380653">
                      <w:marLeft w:val="0"/>
                      <w:marRight w:val="0"/>
                      <w:marTop w:val="0"/>
                      <w:marBottom w:val="0"/>
                      <w:divBdr>
                        <w:top w:val="none" w:sz="0" w:space="0" w:color="auto"/>
                        <w:left w:val="none" w:sz="0" w:space="0" w:color="auto"/>
                        <w:bottom w:val="none" w:sz="0" w:space="0" w:color="auto"/>
                        <w:right w:val="none" w:sz="0" w:space="0" w:color="auto"/>
                      </w:divBdr>
                      <w:divsChild>
                        <w:div w:id="1027560923">
                          <w:marLeft w:val="0"/>
                          <w:marRight w:val="0"/>
                          <w:marTop w:val="0"/>
                          <w:marBottom w:val="0"/>
                          <w:divBdr>
                            <w:top w:val="none" w:sz="0" w:space="0" w:color="auto"/>
                            <w:left w:val="none" w:sz="0" w:space="0" w:color="auto"/>
                            <w:bottom w:val="none" w:sz="0" w:space="0" w:color="auto"/>
                            <w:right w:val="none" w:sz="0" w:space="0" w:color="auto"/>
                          </w:divBdr>
                          <w:divsChild>
                            <w:div w:id="383405907">
                              <w:marLeft w:val="0"/>
                              <w:marRight w:val="0"/>
                              <w:marTop w:val="0"/>
                              <w:marBottom w:val="0"/>
                              <w:divBdr>
                                <w:top w:val="none" w:sz="0" w:space="0" w:color="auto"/>
                                <w:left w:val="none" w:sz="0" w:space="0" w:color="auto"/>
                                <w:bottom w:val="none" w:sz="0" w:space="0" w:color="auto"/>
                                <w:right w:val="none" w:sz="0" w:space="0" w:color="auto"/>
                              </w:divBdr>
                              <w:divsChild>
                                <w:div w:id="1986662965">
                                  <w:marLeft w:val="0"/>
                                  <w:marRight w:val="0"/>
                                  <w:marTop w:val="0"/>
                                  <w:marBottom w:val="0"/>
                                  <w:divBdr>
                                    <w:top w:val="none" w:sz="0" w:space="0" w:color="auto"/>
                                    <w:left w:val="none" w:sz="0" w:space="0" w:color="auto"/>
                                    <w:bottom w:val="none" w:sz="0" w:space="0" w:color="auto"/>
                                    <w:right w:val="none" w:sz="0" w:space="0" w:color="auto"/>
                                  </w:divBdr>
                                  <w:divsChild>
                                    <w:div w:id="3486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600166">
          <w:marLeft w:val="0"/>
          <w:marRight w:val="0"/>
          <w:marTop w:val="0"/>
          <w:marBottom w:val="0"/>
          <w:divBdr>
            <w:top w:val="none" w:sz="0" w:space="0" w:color="auto"/>
            <w:left w:val="none" w:sz="0" w:space="0" w:color="auto"/>
            <w:bottom w:val="none" w:sz="0" w:space="0" w:color="auto"/>
            <w:right w:val="none" w:sz="0" w:space="0" w:color="auto"/>
          </w:divBdr>
          <w:divsChild>
            <w:div w:id="1082533850">
              <w:marLeft w:val="0"/>
              <w:marRight w:val="0"/>
              <w:marTop w:val="0"/>
              <w:marBottom w:val="0"/>
              <w:divBdr>
                <w:top w:val="none" w:sz="0" w:space="0" w:color="auto"/>
                <w:left w:val="none" w:sz="0" w:space="0" w:color="auto"/>
                <w:bottom w:val="none" w:sz="0" w:space="0" w:color="auto"/>
                <w:right w:val="none" w:sz="0" w:space="0" w:color="auto"/>
              </w:divBdr>
              <w:divsChild>
                <w:div w:id="769931470">
                  <w:marLeft w:val="0"/>
                  <w:marRight w:val="0"/>
                  <w:marTop w:val="0"/>
                  <w:marBottom w:val="0"/>
                  <w:divBdr>
                    <w:top w:val="none" w:sz="0" w:space="0" w:color="auto"/>
                    <w:left w:val="none" w:sz="0" w:space="0" w:color="auto"/>
                    <w:bottom w:val="none" w:sz="0" w:space="0" w:color="auto"/>
                    <w:right w:val="none" w:sz="0" w:space="0" w:color="auto"/>
                  </w:divBdr>
                  <w:divsChild>
                    <w:div w:id="1008292914">
                      <w:marLeft w:val="0"/>
                      <w:marRight w:val="0"/>
                      <w:marTop w:val="0"/>
                      <w:marBottom w:val="0"/>
                      <w:divBdr>
                        <w:top w:val="none" w:sz="0" w:space="0" w:color="auto"/>
                        <w:left w:val="none" w:sz="0" w:space="0" w:color="auto"/>
                        <w:bottom w:val="none" w:sz="0" w:space="0" w:color="auto"/>
                        <w:right w:val="none" w:sz="0" w:space="0" w:color="auto"/>
                      </w:divBdr>
                      <w:divsChild>
                        <w:div w:id="72745279">
                          <w:marLeft w:val="0"/>
                          <w:marRight w:val="0"/>
                          <w:marTop w:val="0"/>
                          <w:marBottom w:val="0"/>
                          <w:divBdr>
                            <w:top w:val="none" w:sz="0" w:space="0" w:color="auto"/>
                            <w:left w:val="none" w:sz="0" w:space="0" w:color="auto"/>
                            <w:bottom w:val="none" w:sz="0" w:space="0" w:color="auto"/>
                            <w:right w:val="none" w:sz="0" w:space="0" w:color="auto"/>
                          </w:divBdr>
                          <w:divsChild>
                            <w:div w:id="1052391654">
                              <w:marLeft w:val="0"/>
                              <w:marRight w:val="0"/>
                              <w:marTop w:val="0"/>
                              <w:marBottom w:val="0"/>
                              <w:divBdr>
                                <w:top w:val="none" w:sz="0" w:space="0" w:color="auto"/>
                                <w:left w:val="none" w:sz="0" w:space="0" w:color="auto"/>
                                <w:bottom w:val="none" w:sz="0" w:space="0" w:color="auto"/>
                                <w:right w:val="none" w:sz="0" w:space="0" w:color="auto"/>
                              </w:divBdr>
                              <w:divsChild>
                                <w:div w:id="396053894">
                                  <w:marLeft w:val="0"/>
                                  <w:marRight w:val="0"/>
                                  <w:marTop w:val="0"/>
                                  <w:marBottom w:val="0"/>
                                  <w:divBdr>
                                    <w:top w:val="none" w:sz="0" w:space="0" w:color="auto"/>
                                    <w:left w:val="none" w:sz="0" w:space="0" w:color="auto"/>
                                    <w:bottom w:val="none" w:sz="0" w:space="0" w:color="auto"/>
                                    <w:right w:val="none" w:sz="0" w:space="0" w:color="auto"/>
                                  </w:divBdr>
                                </w:div>
                              </w:divsChild>
                            </w:div>
                            <w:div w:id="1609435680">
                              <w:marLeft w:val="0"/>
                              <w:marRight w:val="0"/>
                              <w:marTop w:val="0"/>
                              <w:marBottom w:val="0"/>
                              <w:divBdr>
                                <w:top w:val="none" w:sz="0" w:space="0" w:color="auto"/>
                                <w:left w:val="none" w:sz="0" w:space="0" w:color="auto"/>
                                <w:bottom w:val="none" w:sz="0" w:space="0" w:color="auto"/>
                                <w:right w:val="none" w:sz="0" w:space="0" w:color="auto"/>
                              </w:divBdr>
                              <w:divsChild>
                                <w:div w:id="1950163486">
                                  <w:marLeft w:val="0"/>
                                  <w:marRight w:val="0"/>
                                  <w:marTop w:val="0"/>
                                  <w:marBottom w:val="0"/>
                                  <w:divBdr>
                                    <w:top w:val="none" w:sz="0" w:space="0" w:color="auto"/>
                                    <w:left w:val="none" w:sz="0" w:space="0" w:color="auto"/>
                                    <w:bottom w:val="none" w:sz="0" w:space="0" w:color="auto"/>
                                    <w:right w:val="none" w:sz="0" w:space="0" w:color="auto"/>
                                  </w:divBdr>
                                </w:div>
                              </w:divsChild>
                            </w:div>
                            <w:div w:id="2106067919">
                              <w:marLeft w:val="0"/>
                              <w:marRight w:val="0"/>
                              <w:marTop w:val="0"/>
                              <w:marBottom w:val="0"/>
                              <w:divBdr>
                                <w:top w:val="none" w:sz="0" w:space="0" w:color="auto"/>
                                <w:left w:val="none" w:sz="0" w:space="0" w:color="auto"/>
                                <w:bottom w:val="none" w:sz="0" w:space="0" w:color="auto"/>
                                <w:right w:val="none" w:sz="0" w:space="0" w:color="auto"/>
                              </w:divBdr>
                              <w:divsChild>
                                <w:div w:id="661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3232">
                          <w:marLeft w:val="0"/>
                          <w:marRight w:val="0"/>
                          <w:marTop w:val="0"/>
                          <w:marBottom w:val="0"/>
                          <w:divBdr>
                            <w:top w:val="none" w:sz="0" w:space="0" w:color="auto"/>
                            <w:left w:val="none" w:sz="0" w:space="0" w:color="auto"/>
                            <w:bottom w:val="none" w:sz="0" w:space="0" w:color="auto"/>
                            <w:right w:val="none" w:sz="0" w:space="0" w:color="auto"/>
                          </w:divBdr>
                          <w:divsChild>
                            <w:div w:id="27722964">
                              <w:marLeft w:val="0"/>
                              <w:marRight w:val="0"/>
                              <w:marTop w:val="0"/>
                              <w:marBottom w:val="0"/>
                              <w:divBdr>
                                <w:top w:val="none" w:sz="0" w:space="0" w:color="auto"/>
                                <w:left w:val="none" w:sz="0" w:space="0" w:color="auto"/>
                                <w:bottom w:val="none" w:sz="0" w:space="0" w:color="auto"/>
                                <w:right w:val="none" w:sz="0" w:space="0" w:color="auto"/>
                              </w:divBdr>
                              <w:divsChild>
                                <w:div w:id="1970817986">
                                  <w:marLeft w:val="0"/>
                                  <w:marRight w:val="0"/>
                                  <w:marTop w:val="0"/>
                                  <w:marBottom w:val="0"/>
                                  <w:divBdr>
                                    <w:top w:val="none" w:sz="0" w:space="0" w:color="auto"/>
                                    <w:left w:val="none" w:sz="0" w:space="0" w:color="auto"/>
                                    <w:bottom w:val="none" w:sz="0" w:space="0" w:color="auto"/>
                                    <w:right w:val="none" w:sz="0" w:space="0" w:color="auto"/>
                                  </w:divBdr>
                                  <w:divsChild>
                                    <w:div w:id="215094757">
                                      <w:marLeft w:val="0"/>
                                      <w:marRight w:val="0"/>
                                      <w:marTop w:val="0"/>
                                      <w:marBottom w:val="0"/>
                                      <w:divBdr>
                                        <w:top w:val="none" w:sz="0" w:space="0" w:color="auto"/>
                                        <w:left w:val="none" w:sz="0" w:space="0" w:color="auto"/>
                                        <w:bottom w:val="none" w:sz="0" w:space="0" w:color="auto"/>
                                        <w:right w:val="none" w:sz="0" w:space="0" w:color="auto"/>
                                      </w:divBdr>
                                      <w:divsChild>
                                        <w:div w:id="912205899">
                                          <w:marLeft w:val="0"/>
                                          <w:marRight w:val="0"/>
                                          <w:marTop w:val="0"/>
                                          <w:marBottom w:val="0"/>
                                          <w:divBdr>
                                            <w:top w:val="none" w:sz="0" w:space="0" w:color="auto"/>
                                            <w:left w:val="none" w:sz="0" w:space="0" w:color="auto"/>
                                            <w:bottom w:val="none" w:sz="0" w:space="0" w:color="auto"/>
                                            <w:right w:val="none" w:sz="0" w:space="0" w:color="auto"/>
                                          </w:divBdr>
                                          <w:divsChild>
                                            <w:div w:id="743142022">
                                              <w:marLeft w:val="0"/>
                                              <w:marRight w:val="0"/>
                                              <w:marTop w:val="0"/>
                                              <w:marBottom w:val="0"/>
                                              <w:divBdr>
                                                <w:top w:val="none" w:sz="0" w:space="0" w:color="auto"/>
                                                <w:left w:val="none" w:sz="0" w:space="0" w:color="auto"/>
                                                <w:bottom w:val="none" w:sz="0" w:space="0" w:color="auto"/>
                                                <w:right w:val="none" w:sz="0" w:space="0" w:color="auto"/>
                                              </w:divBdr>
                                            </w:div>
                                            <w:div w:id="1798601514">
                                              <w:marLeft w:val="0"/>
                                              <w:marRight w:val="0"/>
                                              <w:marTop w:val="0"/>
                                              <w:marBottom w:val="0"/>
                                              <w:divBdr>
                                                <w:top w:val="none" w:sz="0" w:space="0" w:color="auto"/>
                                                <w:left w:val="none" w:sz="0" w:space="0" w:color="auto"/>
                                                <w:bottom w:val="none" w:sz="0" w:space="0" w:color="auto"/>
                                                <w:right w:val="none" w:sz="0" w:space="0" w:color="auto"/>
                                              </w:divBdr>
                                              <w:divsChild>
                                                <w:div w:id="1272201540">
                                                  <w:marLeft w:val="0"/>
                                                  <w:marRight w:val="0"/>
                                                  <w:marTop w:val="0"/>
                                                  <w:marBottom w:val="0"/>
                                                  <w:divBdr>
                                                    <w:top w:val="none" w:sz="0" w:space="0" w:color="auto"/>
                                                    <w:left w:val="none" w:sz="0" w:space="0" w:color="auto"/>
                                                    <w:bottom w:val="none" w:sz="0" w:space="0" w:color="auto"/>
                                                    <w:right w:val="none" w:sz="0" w:space="0" w:color="auto"/>
                                                  </w:divBdr>
                                                  <w:divsChild>
                                                    <w:div w:id="20441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025">
                                              <w:marLeft w:val="0"/>
                                              <w:marRight w:val="0"/>
                                              <w:marTop w:val="0"/>
                                              <w:marBottom w:val="0"/>
                                              <w:divBdr>
                                                <w:top w:val="none" w:sz="0" w:space="0" w:color="auto"/>
                                                <w:left w:val="none" w:sz="0" w:space="0" w:color="auto"/>
                                                <w:bottom w:val="none" w:sz="0" w:space="0" w:color="auto"/>
                                                <w:right w:val="none" w:sz="0" w:space="0" w:color="auto"/>
                                              </w:divBdr>
                                            </w:div>
                                          </w:divsChild>
                                        </w:div>
                                        <w:div w:id="945578327">
                                          <w:marLeft w:val="0"/>
                                          <w:marRight w:val="0"/>
                                          <w:marTop w:val="0"/>
                                          <w:marBottom w:val="0"/>
                                          <w:divBdr>
                                            <w:top w:val="none" w:sz="0" w:space="0" w:color="auto"/>
                                            <w:left w:val="none" w:sz="0" w:space="0" w:color="auto"/>
                                            <w:bottom w:val="none" w:sz="0" w:space="0" w:color="auto"/>
                                            <w:right w:val="none" w:sz="0" w:space="0" w:color="auto"/>
                                          </w:divBdr>
                                          <w:divsChild>
                                            <w:div w:id="940575237">
                                              <w:marLeft w:val="0"/>
                                              <w:marRight w:val="0"/>
                                              <w:marTop w:val="0"/>
                                              <w:marBottom w:val="0"/>
                                              <w:divBdr>
                                                <w:top w:val="none" w:sz="0" w:space="0" w:color="auto"/>
                                                <w:left w:val="none" w:sz="0" w:space="0" w:color="auto"/>
                                                <w:bottom w:val="none" w:sz="0" w:space="0" w:color="auto"/>
                                                <w:right w:val="none" w:sz="0" w:space="0" w:color="auto"/>
                                              </w:divBdr>
                                              <w:divsChild>
                                                <w:div w:id="1141582582">
                                                  <w:marLeft w:val="0"/>
                                                  <w:marRight w:val="0"/>
                                                  <w:marTop w:val="0"/>
                                                  <w:marBottom w:val="0"/>
                                                  <w:divBdr>
                                                    <w:top w:val="none" w:sz="0" w:space="0" w:color="auto"/>
                                                    <w:left w:val="none" w:sz="0" w:space="0" w:color="auto"/>
                                                    <w:bottom w:val="none" w:sz="0" w:space="0" w:color="auto"/>
                                                    <w:right w:val="none" w:sz="0" w:space="0" w:color="auto"/>
                                                  </w:divBdr>
                                                  <w:divsChild>
                                                    <w:div w:id="13001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1567">
                                              <w:marLeft w:val="0"/>
                                              <w:marRight w:val="0"/>
                                              <w:marTop w:val="0"/>
                                              <w:marBottom w:val="0"/>
                                              <w:divBdr>
                                                <w:top w:val="none" w:sz="0" w:space="0" w:color="auto"/>
                                                <w:left w:val="none" w:sz="0" w:space="0" w:color="auto"/>
                                                <w:bottom w:val="none" w:sz="0" w:space="0" w:color="auto"/>
                                                <w:right w:val="none" w:sz="0" w:space="0" w:color="auto"/>
                                              </w:divBdr>
                                            </w:div>
                                            <w:div w:id="1806266968">
                                              <w:marLeft w:val="0"/>
                                              <w:marRight w:val="0"/>
                                              <w:marTop w:val="0"/>
                                              <w:marBottom w:val="0"/>
                                              <w:divBdr>
                                                <w:top w:val="none" w:sz="0" w:space="0" w:color="auto"/>
                                                <w:left w:val="none" w:sz="0" w:space="0" w:color="auto"/>
                                                <w:bottom w:val="none" w:sz="0" w:space="0" w:color="auto"/>
                                                <w:right w:val="none" w:sz="0" w:space="0" w:color="auto"/>
                                              </w:divBdr>
                                            </w:div>
                                          </w:divsChild>
                                        </w:div>
                                        <w:div w:id="956646727">
                                          <w:marLeft w:val="0"/>
                                          <w:marRight w:val="0"/>
                                          <w:marTop w:val="0"/>
                                          <w:marBottom w:val="0"/>
                                          <w:divBdr>
                                            <w:top w:val="none" w:sz="0" w:space="0" w:color="auto"/>
                                            <w:left w:val="none" w:sz="0" w:space="0" w:color="auto"/>
                                            <w:bottom w:val="none" w:sz="0" w:space="0" w:color="auto"/>
                                            <w:right w:val="none" w:sz="0" w:space="0" w:color="auto"/>
                                          </w:divBdr>
                                          <w:divsChild>
                                            <w:div w:id="16440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101733">
                              <w:marLeft w:val="0"/>
                              <w:marRight w:val="0"/>
                              <w:marTop w:val="0"/>
                              <w:marBottom w:val="0"/>
                              <w:divBdr>
                                <w:top w:val="none" w:sz="0" w:space="0" w:color="auto"/>
                                <w:left w:val="none" w:sz="0" w:space="0" w:color="auto"/>
                                <w:bottom w:val="none" w:sz="0" w:space="0" w:color="auto"/>
                                <w:right w:val="none" w:sz="0" w:space="0" w:color="auto"/>
                              </w:divBdr>
                              <w:divsChild>
                                <w:div w:id="1121606425">
                                  <w:marLeft w:val="0"/>
                                  <w:marRight w:val="0"/>
                                  <w:marTop w:val="0"/>
                                  <w:marBottom w:val="0"/>
                                  <w:divBdr>
                                    <w:top w:val="none" w:sz="0" w:space="0" w:color="auto"/>
                                    <w:left w:val="none" w:sz="0" w:space="0" w:color="auto"/>
                                    <w:bottom w:val="none" w:sz="0" w:space="0" w:color="auto"/>
                                    <w:right w:val="none" w:sz="0" w:space="0" w:color="auto"/>
                                  </w:divBdr>
                                  <w:divsChild>
                                    <w:div w:id="108017032">
                                      <w:marLeft w:val="0"/>
                                      <w:marRight w:val="0"/>
                                      <w:marTop w:val="0"/>
                                      <w:marBottom w:val="0"/>
                                      <w:divBdr>
                                        <w:top w:val="none" w:sz="0" w:space="0" w:color="auto"/>
                                        <w:left w:val="none" w:sz="0" w:space="0" w:color="auto"/>
                                        <w:bottom w:val="none" w:sz="0" w:space="0" w:color="auto"/>
                                        <w:right w:val="none" w:sz="0" w:space="0" w:color="auto"/>
                                      </w:divBdr>
                                      <w:divsChild>
                                        <w:div w:id="13189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270996">
          <w:marLeft w:val="0"/>
          <w:marRight w:val="0"/>
          <w:marTop w:val="0"/>
          <w:marBottom w:val="0"/>
          <w:divBdr>
            <w:top w:val="none" w:sz="0" w:space="0" w:color="auto"/>
            <w:left w:val="none" w:sz="0" w:space="0" w:color="auto"/>
            <w:bottom w:val="none" w:sz="0" w:space="0" w:color="auto"/>
            <w:right w:val="none" w:sz="0" w:space="0" w:color="auto"/>
          </w:divBdr>
          <w:divsChild>
            <w:div w:id="1807508417">
              <w:marLeft w:val="0"/>
              <w:marRight w:val="0"/>
              <w:marTop w:val="0"/>
              <w:marBottom w:val="0"/>
              <w:divBdr>
                <w:top w:val="none" w:sz="0" w:space="0" w:color="auto"/>
                <w:left w:val="none" w:sz="0" w:space="0" w:color="auto"/>
                <w:bottom w:val="none" w:sz="0" w:space="0" w:color="auto"/>
                <w:right w:val="none" w:sz="0" w:space="0" w:color="auto"/>
              </w:divBdr>
              <w:divsChild>
                <w:div w:id="150293806">
                  <w:marLeft w:val="0"/>
                  <w:marRight w:val="0"/>
                  <w:marTop w:val="0"/>
                  <w:marBottom w:val="0"/>
                  <w:divBdr>
                    <w:top w:val="none" w:sz="0" w:space="0" w:color="auto"/>
                    <w:left w:val="none" w:sz="0" w:space="0" w:color="auto"/>
                    <w:bottom w:val="none" w:sz="0" w:space="0" w:color="auto"/>
                    <w:right w:val="none" w:sz="0" w:space="0" w:color="auto"/>
                  </w:divBdr>
                  <w:divsChild>
                    <w:div w:id="974530833">
                      <w:marLeft w:val="0"/>
                      <w:marRight w:val="0"/>
                      <w:marTop w:val="0"/>
                      <w:marBottom w:val="0"/>
                      <w:divBdr>
                        <w:top w:val="none" w:sz="0" w:space="0" w:color="auto"/>
                        <w:left w:val="none" w:sz="0" w:space="0" w:color="auto"/>
                        <w:bottom w:val="none" w:sz="0" w:space="0" w:color="auto"/>
                        <w:right w:val="none" w:sz="0" w:space="0" w:color="auto"/>
                      </w:divBdr>
                      <w:divsChild>
                        <w:div w:id="1866550626">
                          <w:marLeft w:val="0"/>
                          <w:marRight w:val="0"/>
                          <w:marTop w:val="0"/>
                          <w:marBottom w:val="0"/>
                          <w:divBdr>
                            <w:top w:val="none" w:sz="0" w:space="0" w:color="auto"/>
                            <w:left w:val="none" w:sz="0" w:space="0" w:color="auto"/>
                            <w:bottom w:val="none" w:sz="0" w:space="0" w:color="auto"/>
                            <w:right w:val="none" w:sz="0" w:space="0" w:color="auto"/>
                          </w:divBdr>
                          <w:divsChild>
                            <w:div w:id="342441794">
                              <w:marLeft w:val="0"/>
                              <w:marRight w:val="0"/>
                              <w:marTop w:val="0"/>
                              <w:marBottom w:val="0"/>
                              <w:divBdr>
                                <w:top w:val="none" w:sz="0" w:space="0" w:color="auto"/>
                                <w:left w:val="none" w:sz="0" w:space="0" w:color="auto"/>
                                <w:bottom w:val="none" w:sz="0" w:space="0" w:color="auto"/>
                                <w:right w:val="none" w:sz="0" w:space="0" w:color="auto"/>
                              </w:divBdr>
                              <w:divsChild>
                                <w:div w:id="681512808">
                                  <w:marLeft w:val="0"/>
                                  <w:marRight w:val="0"/>
                                  <w:marTop w:val="0"/>
                                  <w:marBottom w:val="0"/>
                                  <w:divBdr>
                                    <w:top w:val="none" w:sz="0" w:space="0" w:color="auto"/>
                                    <w:left w:val="none" w:sz="0" w:space="0" w:color="auto"/>
                                    <w:bottom w:val="none" w:sz="0" w:space="0" w:color="auto"/>
                                    <w:right w:val="none" w:sz="0" w:space="0" w:color="auto"/>
                                  </w:divBdr>
                                  <w:divsChild>
                                    <w:div w:id="725183283">
                                      <w:marLeft w:val="0"/>
                                      <w:marRight w:val="0"/>
                                      <w:marTop w:val="0"/>
                                      <w:marBottom w:val="0"/>
                                      <w:divBdr>
                                        <w:top w:val="none" w:sz="0" w:space="0" w:color="auto"/>
                                        <w:left w:val="none" w:sz="0" w:space="0" w:color="auto"/>
                                        <w:bottom w:val="none" w:sz="0" w:space="0" w:color="auto"/>
                                        <w:right w:val="none" w:sz="0" w:space="0" w:color="auto"/>
                                      </w:divBdr>
                                      <w:divsChild>
                                        <w:div w:id="13247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275674">
          <w:marLeft w:val="0"/>
          <w:marRight w:val="0"/>
          <w:marTop w:val="0"/>
          <w:marBottom w:val="0"/>
          <w:divBdr>
            <w:top w:val="none" w:sz="0" w:space="0" w:color="auto"/>
            <w:left w:val="none" w:sz="0" w:space="0" w:color="auto"/>
            <w:bottom w:val="none" w:sz="0" w:space="0" w:color="auto"/>
            <w:right w:val="none" w:sz="0" w:space="0" w:color="auto"/>
          </w:divBdr>
          <w:divsChild>
            <w:div w:id="1517571217">
              <w:marLeft w:val="0"/>
              <w:marRight w:val="0"/>
              <w:marTop w:val="0"/>
              <w:marBottom w:val="0"/>
              <w:divBdr>
                <w:top w:val="none" w:sz="0" w:space="0" w:color="auto"/>
                <w:left w:val="none" w:sz="0" w:space="0" w:color="auto"/>
                <w:bottom w:val="none" w:sz="0" w:space="0" w:color="auto"/>
                <w:right w:val="none" w:sz="0" w:space="0" w:color="auto"/>
              </w:divBdr>
              <w:divsChild>
                <w:div w:id="317225324">
                  <w:marLeft w:val="0"/>
                  <w:marRight w:val="0"/>
                  <w:marTop w:val="0"/>
                  <w:marBottom w:val="0"/>
                  <w:divBdr>
                    <w:top w:val="none" w:sz="0" w:space="0" w:color="auto"/>
                    <w:left w:val="none" w:sz="0" w:space="0" w:color="auto"/>
                    <w:bottom w:val="none" w:sz="0" w:space="0" w:color="auto"/>
                    <w:right w:val="none" w:sz="0" w:space="0" w:color="auto"/>
                  </w:divBdr>
                  <w:divsChild>
                    <w:div w:id="1509565670">
                      <w:marLeft w:val="0"/>
                      <w:marRight w:val="0"/>
                      <w:marTop w:val="0"/>
                      <w:marBottom w:val="0"/>
                      <w:divBdr>
                        <w:top w:val="none" w:sz="0" w:space="0" w:color="auto"/>
                        <w:left w:val="none" w:sz="0" w:space="0" w:color="auto"/>
                        <w:bottom w:val="none" w:sz="0" w:space="0" w:color="auto"/>
                        <w:right w:val="none" w:sz="0" w:space="0" w:color="auto"/>
                      </w:divBdr>
                      <w:divsChild>
                        <w:div w:id="341779331">
                          <w:marLeft w:val="0"/>
                          <w:marRight w:val="0"/>
                          <w:marTop w:val="0"/>
                          <w:marBottom w:val="0"/>
                          <w:divBdr>
                            <w:top w:val="none" w:sz="0" w:space="0" w:color="auto"/>
                            <w:left w:val="none" w:sz="0" w:space="0" w:color="auto"/>
                            <w:bottom w:val="none" w:sz="0" w:space="0" w:color="auto"/>
                            <w:right w:val="none" w:sz="0" w:space="0" w:color="auto"/>
                          </w:divBdr>
                          <w:divsChild>
                            <w:div w:id="789544115">
                              <w:marLeft w:val="0"/>
                              <w:marRight w:val="0"/>
                              <w:marTop w:val="0"/>
                              <w:marBottom w:val="0"/>
                              <w:divBdr>
                                <w:top w:val="none" w:sz="0" w:space="0" w:color="auto"/>
                                <w:left w:val="none" w:sz="0" w:space="0" w:color="auto"/>
                                <w:bottom w:val="none" w:sz="0" w:space="0" w:color="auto"/>
                                <w:right w:val="none" w:sz="0" w:space="0" w:color="auto"/>
                              </w:divBdr>
                              <w:divsChild>
                                <w:div w:id="75638861">
                                  <w:marLeft w:val="0"/>
                                  <w:marRight w:val="0"/>
                                  <w:marTop w:val="0"/>
                                  <w:marBottom w:val="0"/>
                                  <w:divBdr>
                                    <w:top w:val="none" w:sz="0" w:space="0" w:color="auto"/>
                                    <w:left w:val="none" w:sz="0" w:space="0" w:color="auto"/>
                                    <w:bottom w:val="none" w:sz="0" w:space="0" w:color="auto"/>
                                    <w:right w:val="none" w:sz="0" w:space="0" w:color="auto"/>
                                  </w:divBdr>
                                  <w:divsChild>
                                    <w:div w:id="768694812">
                                      <w:marLeft w:val="0"/>
                                      <w:marRight w:val="0"/>
                                      <w:marTop w:val="0"/>
                                      <w:marBottom w:val="0"/>
                                      <w:divBdr>
                                        <w:top w:val="none" w:sz="0" w:space="0" w:color="auto"/>
                                        <w:left w:val="none" w:sz="0" w:space="0" w:color="auto"/>
                                        <w:bottom w:val="none" w:sz="0" w:space="0" w:color="auto"/>
                                        <w:right w:val="none" w:sz="0" w:space="0" w:color="auto"/>
                                      </w:divBdr>
                                      <w:divsChild>
                                        <w:div w:id="4170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5990077">
      <w:bodyDiv w:val="1"/>
      <w:marLeft w:val="0"/>
      <w:marRight w:val="0"/>
      <w:marTop w:val="0"/>
      <w:marBottom w:val="0"/>
      <w:divBdr>
        <w:top w:val="none" w:sz="0" w:space="0" w:color="auto"/>
        <w:left w:val="none" w:sz="0" w:space="0" w:color="auto"/>
        <w:bottom w:val="none" w:sz="0" w:space="0" w:color="auto"/>
        <w:right w:val="none" w:sz="0" w:space="0" w:color="auto"/>
      </w:divBdr>
    </w:div>
    <w:div w:id="1325164997">
      <w:bodyDiv w:val="1"/>
      <w:marLeft w:val="0"/>
      <w:marRight w:val="0"/>
      <w:marTop w:val="0"/>
      <w:marBottom w:val="0"/>
      <w:divBdr>
        <w:top w:val="none" w:sz="0" w:space="0" w:color="auto"/>
        <w:left w:val="none" w:sz="0" w:space="0" w:color="auto"/>
        <w:bottom w:val="none" w:sz="0" w:space="0" w:color="auto"/>
        <w:right w:val="none" w:sz="0" w:space="0" w:color="auto"/>
      </w:divBdr>
    </w:div>
    <w:div w:id="1354071516">
      <w:bodyDiv w:val="1"/>
      <w:marLeft w:val="0"/>
      <w:marRight w:val="0"/>
      <w:marTop w:val="0"/>
      <w:marBottom w:val="0"/>
      <w:divBdr>
        <w:top w:val="none" w:sz="0" w:space="0" w:color="auto"/>
        <w:left w:val="none" w:sz="0" w:space="0" w:color="auto"/>
        <w:bottom w:val="none" w:sz="0" w:space="0" w:color="auto"/>
        <w:right w:val="none" w:sz="0" w:space="0" w:color="auto"/>
      </w:divBdr>
    </w:div>
    <w:div w:id="1446852206">
      <w:bodyDiv w:val="1"/>
      <w:marLeft w:val="0"/>
      <w:marRight w:val="0"/>
      <w:marTop w:val="0"/>
      <w:marBottom w:val="0"/>
      <w:divBdr>
        <w:top w:val="none" w:sz="0" w:space="0" w:color="auto"/>
        <w:left w:val="none" w:sz="0" w:space="0" w:color="auto"/>
        <w:bottom w:val="none" w:sz="0" w:space="0" w:color="auto"/>
        <w:right w:val="none" w:sz="0" w:space="0" w:color="auto"/>
      </w:divBdr>
      <w:divsChild>
        <w:div w:id="77607093">
          <w:marLeft w:val="0"/>
          <w:marRight w:val="0"/>
          <w:marTop w:val="0"/>
          <w:marBottom w:val="0"/>
          <w:divBdr>
            <w:top w:val="none" w:sz="0" w:space="0" w:color="auto"/>
            <w:left w:val="none" w:sz="0" w:space="0" w:color="auto"/>
            <w:bottom w:val="none" w:sz="0" w:space="0" w:color="auto"/>
            <w:right w:val="none" w:sz="0" w:space="0" w:color="auto"/>
          </w:divBdr>
          <w:divsChild>
            <w:div w:id="1106926031">
              <w:marLeft w:val="0"/>
              <w:marRight w:val="0"/>
              <w:marTop w:val="0"/>
              <w:marBottom w:val="0"/>
              <w:divBdr>
                <w:top w:val="none" w:sz="0" w:space="0" w:color="auto"/>
                <w:left w:val="none" w:sz="0" w:space="0" w:color="auto"/>
                <w:bottom w:val="none" w:sz="0" w:space="0" w:color="auto"/>
                <w:right w:val="none" w:sz="0" w:space="0" w:color="auto"/>
              </w:divBdr>
              <w:divsChild>
                <w:div w:id="200368246">
                  <w:marLeft w:val="0"/>
                  <w:marRight w:val="0"/>
                  <w:marTop w:val="0"/>
                  <w:marBottom w:val="0"/>
                  <w:divBdr>
                    <w:top w:val="none" w:sz="0" w:space="0" w:color="auto"/>
                    <w:left w:val="none" w:sz="0" w:space="0" w:color="auto"/>
                    <w:bottom w:val="none" w:sz="0" w:space="0" w:color="auto"/>
                    <w:right w:val="none" w:sz="0" w:space="0" w:color="auto"/>
                  </w:divBdr>
                  <w:divsChild>
                    <w:div w:id="1591810630">
                      <w:marLeft w:val="0"/>
                      <w:marRight w:val="0"/>
                      <w:marTop w:val="0"/>
                      <w:marBottom w:val="0"/>
                      <w:divBdr>
                        <w:top w:val="none" w:sz="0" w:space="0" w:color="auto"/>
                        <w:left w:val="none" w:sz="0" w:space="0" w:color="auto"/>
                        <w:bottom w:val="none" w:sz="0" w:space="0" w:color="auto"/>
                        <w:right w:val="none" w:sz="0" w:space="0" w:color="auto"/>
                      </w:divBdr>
                      <w:divsChild>
                        <w:div w:id="513808702">
                          <w:marLeft w:val="0"/>
                          <w:marRight w:val="0"/>
                          <w:marTop w:val="0"/>
                          <w:marBottom w:val="0"/>
                          <w:divBdr>
                            <w:top w:val="none" w:sz="0" w:space="0" w:color="auto"/>
                            <w:left w:val="none" w:sz="0" w:space="0" w:color="auto"/>
                            <w:bottom w:val="none" w:sz="0" w:space="0" w:color="auto"/>
                            <w:right w:val="none" w:sz="0" w:space="0" w:color="auto"/>
                          </w:divBdr>
                          <w:divsChild>
                            <w:div w:id="866021605">
                              <w:marLeft w:val="0"/>
                              <w:marRight w:val="0"/>
                              <w:marTop w:val="0"/>
                              <w:marBottom w:val="0"/>
                              <w:divBdr>
                                <w:top w:val="none" w:sz="0" w:space="0" w:color="auto"/>
                                <w:left w:val="none" w:sz="0" w:space="0" w:color="auto"/>
                                <w:bottom w:val="none" w:sz="0" w:space="0" w:color="auto"/>
                                <w:right w:val="none" w:sz="0" w:space="0" w:color="auto"/>
                              </w:divBdr>
                              <w:divsChild>
                                <w:div w:id="34894784">
                                  <w:marLeft w:val="0"/>
                                  <w:marRight w:val="0"/>
                                  <w:marTop w:val="0"/>
                                  <w:marBottom w:val="0"/>
                                  <w:divBdr>
                                    <w:top w:val="none" w:sz="0" w:space="0" w:color="auto"/>
                                    <w:left w:val="none" w:sz="0" w:space="0" w:color="auto"/>
                                    <w:bottom w:val="none" w:sz="0" w:space="0" w:color="auto"/>
                                    <w:right w:val="none" w:sz="0" w:space="0" w:color="auto"/>
                                  </w:divBdr>
                                  <w:divsChild>
                                    <w:div w:id="356585243">
                                      <w:marLeft w:val="0"/>
                                      <w:marRight w:val="0"/>
                                      <w:marTop w:val="0"/>
                                      <w:marBottom w:val="0"/>
                                      <w:divBdr>
                                        <w:top w:val="none" w:sz="0" w:space="0" w:color="auto"/>
                                        <w:left w:val="none" w:sz="0" w:space="0" w:color="auto"/>
                                        <w:bottom w:val="none" w:sz="0" w:space="0" w:color="auto"/>
                                        <w:right w:val="none" w:sz="0" w:space="0" w:color="auto"/>
                                      </w:divBdr>
                                      <w:divsChild>
                                        <w:div w:id="20936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9368">
          <w:marLeft w:val="0"/>
          <w:marRight w:val="0"/>
          <w:marTop w:val="0"/>
          <w:marBottom w:val="0"/>
          <w:divBdr>
            <w:top w:val="none" w:sz="0" w:space="0" w:color="auto"/>
            <w:left w:val="none" w:sz="0" w:space="0" w:color="auto"/>
            <w:bottom w:val="none" w:sz="0" w:space="0" w:color="auto"/>
            <w:right w:val="none" w:sz="0" w:space="0" w:color="auto"/>
          </w:divBdr>
          <w:divsChild>
            <w:div w:id="1439718186">
              <w:marLeft w:val="0"/>
              <w:marRight w:val="0"/>
              <w:marTop w:val="0"/>
              <w:marBottom w:val="0"/>
              <w:divBdr>
                <w:top w:val="none" w:sz="0" w:space="0" w:color="auto"/>
                <w:left w:val="none" w:sz="0" w:space="0" w:color="auto"/>
                <w:bottom w:val="none" w:sz="0" w:space="0" w:color="auto"/>
                <w:right w:val="none" w:sz="0" w:space="0" w:color="auto"/>
              </w:divBdr>
              <w:divsChild>
                <w:div w:id="502665389">
                  <w:marLeft w:val="0"/>
                  <w:marRight w:val="0"/>
                  <w:marTop w:val="0"/>
                  <w:marBottom w:val="0"/>
                  <w:divBdr>
                    <w:top w:val="none" w:sz="0" w:space="0" w:color="auto"/>
                    <w:left w:val="none" w:sz="0" w:space="0" w:color="auto"/>
                    <w:bottom w:val="none" w:sz="0" w:space="0" w:color="auto"/>
                    <w:right w:val="none" w:sz="0" w:space="0" w:color="auto"/>
                  </w:divBdr>
                  <w:divsChild>
                    <w:div w:id="378673825">
                      <w:marLeft w:val="0"/>
                      <w:marRight w:val="0"/>
                      <w:marTop w:val="0"/>
                      <w:marBottom w:val="0"/>
                      <w:divBdr>
                        <w:top w:val="none" w:sz="0" w:space="0" w:color="auto"/>
                        <w:left w:val="none" w:sz="0" w:space="0" w:color="auto"/>
                        <w:bottom w:val="none" w:sz="0" w:space="0" w:color="auto"/>
                        <w:right w:val="none" w:sz="0" w:space="0" w:color="auto"/>
                      </w:divBdr>
                      <w:divsChild>
                        <w:div w:id="1822304603">
                          <w:marLeft w:val="0"/>
                          <w:marRight w:val="0"/>
                          <w:marTop w:val="0"/>
                          <w:marBottom w:val="0"/>
                          <w:divBdr>
                            <w:top w:val="none" w:sz="0" w:space="0" w:color="auto"/>
                            <w:left w:val="none" w:sz="0" w:space="0" w:color="auto"/>
                            <w:bottom w:val="none" w:sz="0" w:space="0" w:color="auto"/>
                            <w:right w:val="none" w:sz="0" w:space="0" w:color="auto"/>
                          </w:divBdr>
                          <w:divsChild>
                            <w:div w:id="1261522509">
                              <w:marLeft w:val="0"/>
                              <w:marRight w:val="0"/>
                              <w:marTop w:val="0"/>
                              <w:marBottom w:val="0"/>
                              <w:divBdr>
                                <w:top w:val="none" w:sz="0" w:space="0" w:color="auto"/>
                                <w:left w:val="none" w:sz="0" w:space="0" w:color="auto"/>
                                <w:bottom w:val="none" w:sz="0" w:space="0" w:color="auto"/>
                                <w:right w:val="none" w:sz="0" w:space="0" w:color="auto"/>
                              </w:divBdr>
                              <w:divsChild>
                                <w:div w:id="1976906457">
                                  <w:marLeft w:val="0"/>
                                  <w:marRight w:val="0"/>
                                  <w:marTop w:val="0"/>
                                  <w:marBottom w:val="0"/>
                                  <w:divBdr>
                                    <w:top w:val="none" w:sz="0" w:space="0" w:color="auto"/>
                                    <w:left w:val="none" w:sz="0" w:space="0" w:color="auto"/>
                                    <w:bottom w:val="none" w:sz="0" w:space="0" w:color="auto"/>
                                    <w:right w:val="none" w:sz="0" w:space="0" w:color="auto"/>
                                  </w:divBdr>
                                  <w:divsChild>
                                    <w:div w:id="566450972">
                                      <w:marLeft w:val="0"/>
                                      <w:marRight w:val="0"/>
                                      <w:marTop w:val="0"/>
                                      <w:marBottom w:val="0"/>
                                      <w:divBdr>
                                        <w:top w:val="none" w:sz="0" w:space="0" w:color="auto"/>
                                        <w:left w:val="none" w:sz="0" w:space="0" w:color="auto"/>
                                        <w:bottom w:val="none" w:sz="0" w:space="0" w:color="auto"/>
                                        <w:right w:val="none" w:sz="0" w:space="0" w:color="auto"/>
                                      </w:divBdr>
                                      <w:divsChild>
                                        <w:div w:id="6415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31938">
          <w:marLeft w:val="0"/>
          <w:marRight w:val="0"/>
          <w:marTop w:val="0"/>
          <w:marBottom w:val="0"/>
          <w:divBdr>
            <w:top w:val="none" w:sz="0" w:space="0" w:color="auto"/>
            <w:left w:val="none" w:sz="0" w:space="0" w:color="auto"/>
            <w:bottom w:val="none" w:sz="0" w:space="0" w:color="auto"/>
            <w:right w:val="none" w:sz="0" w:space="0" w:color="auto"/>
          </w:divBdr>
          <w:divsChild>
            <w:div w:id="341056607">
              <w:marLeft w:val="0"/>
              <w:marRight w:val="0"/>
              <w:marTop w:val="0"/>
              <w:marBottom w:val="0"/>
              <w:divBdr>
                <w:top w:val="none" w:sz="0" w:space="0" w:color="auto"/>
                <w:left w:val="none" w:sz="0" w:space="0" w:color="auto"/>
                <w:bottom w:val="none" w:sz="0" w:space="0" w:color="auto"/>
                <w:right w:val="none" w:sz="0" w:space="0" w:color="auto"/>
              </w:divBdr>
              <w:divsChild>
                <w:div w:id="21319839">
                  <w:marLeft w:val="0"/>
                  <w:marRight w:val="0"/>
                  <w:marTop w:val="0"/>
                  <w:marBottom w:val="0"/>
                  <w:divBdr>
                    <w:top w:val="none" w:sz="0" w:space="0" w:color="auto"/>
                    <w:left w:val="none" w:sz="0" w:space="0" w:color="auto"/>
                    <w:bottom w:val="none" w:sz="0" w:space="0" w:color="auto"/>
                    <w:right w:val="none" w:sz="0" w:space="0" w:color="auto"/>
                  </w:divBdr>
                  <w:divsChild>
                    <w:div w:id="887571190">
                      <w:marLeft w:val="0"/>
                      <w:marRight w:val="0"/>
                      <w:marTop w:val="0"/>
                      <w:marBottom w:val="0"/>
                      <w:divBdr>
                        <w:top w:val="none" w:sz="0" w:space="0" w:color="auto"/>
                        <w:left w:val="none" w:sz="0" w:space="0" w:color="auto"/>
                        <w:bottom w:val="none" w:sz="0" w:space="0" w:color="auto"/>
                        <w:right w:val="none" w:sz="0" w:space="0" w:color="auto"/>
                      </w:divBdr>
                      <w:divsChild>
                        <w:div w:id="396780906">
                          <w:marLeft w:val="0"/>
                          <w:marRight w:val="0"/>
                          <w:marTop w:val="0"/>
                          <w:marBottom w:val="0"/>
                          <w:divBdr>
                            <w:top w:val="none" w:sz="0" w:space="0" w:color="auto"/>
                            <w:left w:val="none" w:sz="0" w:space="0" w:color="auto"/>
                            <w:bottom w:val="none" w:sz="0" w:space="0" w:color="auto"/>
                            <w:right w:val="none" w:sz="0" w:space="0" w:color="auto"/>
                          </w:divBdr>
                          <w:divsChild>
                            <w:div w:id="236670915">
                              <w:marLeft w:val="0"/>
                              <w:marRight w:val="0"/>
                              <w:marTop w:val="0"/>
                              <w:marBottom w:val="0"/>
                              <w:divBdr>
                                <w:top w:val="none" w:sz="0" w:space="0" w:color="auto"/>
                                <w:left w:val="none" w:sz="0" w:space="0" w:color="auto"/>
                                <w:bottom w:val="none" w:sz="0" w:space="0" w:color="auto"/>
                                <w:right w:val="none" w:sz="0" w:space="0" w:color="auto"/>
                              </w:divBdr>
                              <w:divsChild>
                                <w:div w:id="1893997357">
                                  <w:marLeft w:val="0"/>
                                  <w:marRight w:val="0"/>
                                  <w:marTop w:val="0"/>
                                  <w:marBottom w:val="0"/>
                                  <w:divBdr>
                                    <w:top w:val="none" w:sz="0" w:space="0" w:color="auto"/>
                                    <w:left w:val="none" w:sz="0" w:space="0" w:color="auto"/>
                                    <w:bottom w:val="none" w:sz="0" w:space="0" w:color="auto"/>
                                    <w:right w:val="none" w:sz="0" w:space="0" w:color="auto"/>
                                  </w:divBdr>
                                  <w:divsChild>
                                    <w:div w:id="1136069285">
                                      <w:marLeft w:val="0"/>
                                      <w:marRight w:val="0"/>
                                      <w:marTop w:val="0"/>
                                      <w:marBottom w:val="0"/>
                                      <w:divBdr>
                                        <w:top w:val="none" w:sz="0" w:space="0" w:color="auto"/>
                                        <w:left w:val="none" w:sz="0" w:space="0" w:color="auto"/>
                                        <w:bottom w:val="none" w:sz="0" w:space="0" w:color="auto"/>
                                        <w:right w:val="none" w:sz="0" w:space="0" w:color="auto"/>
                                      </w:divBdr>
                                      <w:divsChild>
                                        <w:div w:id="1117141732">
                                          <w:marLeft w:val="0"/>
                                          <w:marRight w:val="0"/>
                                          <w:marTop w:val="0"/>
                                          <w:marBottom w:val="0"/>
                                          <w:divBdr>
                                            <w:top w:val="none" w:sz="0" w:space="0" w:color="auto"/>
                                            <w:left w:val="none" w:sz="0" w:space="0" w:color="auto"/>
                                            <w:bottom w:val="none" w:sz="0" w:space="0" w:color="auto"/>
                                            <w:right w:val="none" w:sz="0" w:space="0" w:color="auto"/>
                                          </w:divBdr>
                                          <w:divsChild>
                                            <w:div w:id="221912074">
                                              <w:marLeft w:val="0"/>
                                              <w:marRight w:val="0"/>
                                              <w:marTop w:val="0"/>
                                              <w:marBottom w:val="0"/>
                                              <w:divBdr>
                                                <w:top w:val="none" w:sz="0" w:space="0" w:color="auto"/>
                                                <w:left w:val="none" w:sz="0" w:space="0" w:color="auto"/>
                                                <w:bottom w:val="none" w:sz="0" w:space="0" w:color="auto"/>
                                                <w:right w:val="none" w:sz="0" w:space="0" w:color="auto"/>
                                              </w:divBdr>
                                              <w:divsChild>
                                                <w:div w:id="642005543">
                                                  <w:marLeft w:val="0"/>
                                                  <w:marRight w:val="0"/>
                                                  <w:marTop w:val="0"/>
                                                  <w:marBottom w:val="0"/>
                                                  <w:divBdr>
                                                    <w:top w:val="none" w:sz="0" w:space="0" w:color="auto"/>
                                                    <w:left w:val="none" w:sz="0" w:space="0" w:color="auto"/>
                                                    <w:bottom w:val="none" w:sz="0" w:space="0" w:color="auto"/>
                                                    <w:right w:val="none" w:sz="0" w:space="0" w:color="auto"/>
                                                  </w:divBdr>
                                                  <w:divsChild>
                                                    <w:div w:id="19813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6318">
                                              <w:marLeft w:val="0"/>
                                              <w:marRight w:val="0"/>
                                              <w:marTop w:val="0"/>
                                              <w:marBottom w:val="0"/>
                                              <w:divBdr>
                                                <w:top w:val="none" w:sz="0" w:space="0" w:color="auto"/>
                                                <w:left w:val="none" w:sz="0" w:space="0" w:color="auto"/>
                                                <w:bottom w:val="none" w:sz="0" w:space="0" w:color="auto"/>
                                                <w:right w:val="none" w:sz="0" w:space="0" w:color="auto"/>
                                              </w:divBdr>
                                            </w:div>
                                            <w:div w:id="9711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64713">
          <w:marLeft w:val="0"/>
          <w:marRight w:val="0"/>
          <w:marTop w:val="0"/>
          <w:marBottom w:val="0"/>
          <w:divBdr>
            <w:top w:val="none" w:sz="0" w:space="0" w:color="auto"/>
            <w:left w:val="none" w:sz="0" w:space="0" w:color="auto"/>
            <w:bottom w:val="none" w:sz="0" w:space="0" w:color="auto"/>
            <w:right w:val="none" w:sz="0" w:space="0" w:color="auto"/>
          </w:divBdr>
          <w:divsChild>
            <w:div w:id="477966153">
              <w:marLeft w:val="0"/>
              <w:marRight w:val="0"/>
              <w:marTop w:val="0"/>
              <w:marBottom w:val="0"/>
              <w:divBdr>
                <w:top w:val="none" w:sz="0" w:space="0" w:color="auto"/>
                <w:left w:val="none" w:sz="0" w:space="0" w:color="auto"/>
                <w:bottom w:val="none" w:sz="0" w:space="0" w:color="auto"/>
                <w:right w:val="none" w:sz="0" w:space="0" w:color="auto"/>
              </w:divBdr>
              <w:divsChild>
                <w:div w:id="1451708599">
                  <w:marLeft w:val="0"/>
                  <w:marRight w:val="0"/>
                  <w:marTop w:val="0"/>
                  <w:marBottom w:val="0"/>
                  <w:divBdr>
                    <w:top w:val="none" w:sz="0" w:space="0" w:color="auto"/>
                    <w:left w:val="none" w:sz="0" w:space="0" w:color="auto"/>
                    <w:bottom w:val="none" w:sz="0" w:space="0" w:color="auto"/>
                    <w:right w:val="none" w:sz="0" w:space="0" w:color="auto"/>
                  </w:divBdr>
                  <w:divsChild>
                    <w:div w:id="1316716218">
                      <w:marLeft w:val="0"/>
                      <w:marRight w:val="0"/>
                      <w:marTop w:val="0"/>
                      <w:marBottom w:val="0"/>
                      <w:divBdr>
                        <w:top w:val="none" w:sz="0" w:space="0" w:color="auto"/>
                        <w:left w:val="none" w:sz="0" w:space="0" w:color="auto"/>
                        <w:bottom w:val="none" w:sz="0" w:space="0" w:color="auto"/>
                        <w:right w:val="none" w:sz="0" w:space="0" w:color="auto"/>
                      </w:divBdr>
                      <w:divsChild>
                        <w:div w:id="861482273">
                          <w:marLeft w:val="0"/>
                          <w:marRight w:val="0"/>
                          <w:marTop w:val="0"/>
                          <w:marBottom w:val="0"/>
                          <w:divBdr>
                            <w:top w:val="none" w:sz="0" w:space="0" w:color="auto"/>
                            <w:left w:val="none" w:sz="0" w:space="0" w:color="auto"/>
                            <w:bottom w:val="none" w:sz="0" w:space="0" w:color="auto"/>
                            <w:right w:val="none" w:sz="0" w:space="0" w:color="auto"/>
                          </w:divBdr>
                          <w:divsChild>
                            <w:div w:id="69273825">
                              <w:marLeft w:val="0"/>
                              <w:marRight w:val="0"/>
                              <w:marTop w:val="0"/>
                              <w:marBottom w:val="0"/>
                              <w:divBdr>
                                <w:top w:val="none" w:sz="0" w:space="0" w:color="auto"/>
                                <w:left w:val="none" w:sz="0" w:space="0" w:color="auto"/>
                                <w:bottom w:val="none" w:sz="0" w:space="0" w:color="auto"/>
                                <w:right w:val="none" w:sz="0" w:space="0" w:color="auto"/>
                              </w:divBdr>
                              <w:divsChild>
                                <w:div w:id="660083043">
                                  <w:marLeft w:val="0"/>
                                  <w:marRight w:val="0"/>
                                  <w:marTop w:val="0"/>
                                  <w:marBottom w:val="0"/>
                                  <w:divBdr>
                                    <w:top w:val="none" w:sz="0" w:space="0" w:color="auto"/>
                                    <w:left w:val="none" w:sz="0" w:space="0" w:color="auto"/>
                                    <w:bottom w:val="none" w:sz="0" w:space="0" w:color="auto"/>
                                    <w:right w:val="none" w:sz="0" w:space="0" w:color="auto"/>
                                  </w:divBdr>
                                  <w:divsChild>
                                    <w:div w:id="1477838266">
                                      <w:marLeft w:val="0"/>
                                      <w:marRight w:val="0"/>
                                      <w:marTop w:val="0"/>
                                      <w:marBottom w:val="0"/>
                                      <w:divBdr>
                                        <w:top w:val="none" w:sz="0" w:space="0" w:color="auto"/>
                                        <w:left w:val="none" w:sz="0" w:space="0" w:color="auto"/>
                                        <w:bottom w:val="none" w:sz="0" w:space="0" w:color="auto"/>
                                        <w:right w:val="none" w:sz="0" w:space="0" w:color="auto"/>
                                      </w:divBdr>
                                      <w:divsChild>
                                        <w:div w:id="4559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28592">
          <w:marLeft w:val="0"/>
          <w:marRight w:val="0"/>
          <w:marTop w:val="0"/>
          <w:marBottom w:val="0"/>
          <w:divBdr>
            <w:top w:val="none" w:sz="0" w:space="0" w:color="auto"/>
            <w:left w:val="none" w:sz="0" w:space="0" w:color="auto"/>
            <w:bottom w:val="none" w:sz="0" w:space="0" w:color="auto"/>
            <w:right w:val="none" w:sz="0" w:space="0" w:color="auto"/>
          </w:divBdr>
          <w:divsChild>
            <w:div w:id="10029584">
              <w:marLeft w:val="0"/>
              <w:marRight w:val="0"/>
              <w:marTop w:val="0"/>
              <w:marBottom w:val="0"/>
              <w:divBdr>
                <w:top w:val="none" w:sz="0" w:space="0" w:color="auto"/>
                <w:left w:val="none" w:sz="0" w:space="0" w:color="auto"/>
                <w:bottom w:val="none" w:sz="0" w:space="0" w:color="auto"/>
                <w:right w:val="none" w:sz="0" w:space="0" w:color="auto"/>
              </w:divBdr>
              <w:divsChild>
                <w:div w:id="103775030">
                  <w:marLeft w:val="0"/>
                  <w:marRight w:val="0"/>
                  <w:marTop w:val="0"/>
                  <w:marBottom w:val="0"/>
                  <w:divBdr>
                    <w:top w:val="none" w:sz="0" w:space="0" w:color="auto"/>
                    <w:left w:val="none" w:sz="0" w:space="0" w:color="auto"/>
                    <w:bottom w:val="none" w:sz="0" w:space="0" w:color="auto"/>
                    <w:right w:val="none" w:sz="0" w:space="0" w:color="auto"/>
                  </w:divBdr>
                  <w:divsChild>
                    <w:div w:id="47730884">
                      <w:marLeft w:val="0"/>
                      <w:marRight w:val="0"/>
                      <w:marTop w:val="0"/>
                      <w:marBottom w:val="0"/>
                      <w:divBdr>
                        <w:top w:val="none" w:sz="0" w:space="0" w:color="auto"/>
                        <w:left w:val="none" w:sz="0" w:space="0" w:color="auto"/>
                        <w:bottom w:val="none" w:sz="0" w:space="0" w:color="auto"/>
                        <w:right w:val="none" w:sz="0" w:space="0" w:color="auto"/>
                      </w:divBdr>
                      <w:divsChild>
                        <w:div w:id="1108155556">
                          <w:marLeft w:val="0"/>
                          <w:marRight w:val="0"/>
                          <w:marTop w:val="0"/>
                          <w:marBottom w:val="0"/>
                          <w:divBdr>
                            <w:top w:val="none" w:sz="0" w:space="0" w:color="auto"/>
                            <w:left w:val="none" w:sz="0" w:space="0" w:color="auto"/>
                            <w:bottom w:val="none" w:sz="0" w:space="0" w:color="auto"/>
                            <w:right w:val="none" w:sz="0" w:space="0" w:color="auto"/>
                          </w:divBdr>
                          <w:divsChild>
                            <w:div w:id="1252003873">
                              <w:marLeft w:val="0"/>
                              <w:marRight w:val="0"/>
                              <w:marTop w:val="0"/>
                              <w:marBottom w:val="0"/>
                              <w:divBdr>
                                <w:top w:val="none" w:sz="0" w:space="0" w:color="auto"/>
                                <w:left w:val="none" w:sz="0" w:space="0" w:color="auto"/>
                                <w:bottom w:val="none" w:sz="0" w:space="0" w:color="auto"/>
                                <w:right w:val="none" w:sz="0" w:space="0" w:color="auto"/>
                              </w:divBdr>
                              <w:divsChild>
                                <w:div w:id="1552886976">
                                  <w:marLeft w:val="0"/>
                                  <w:marRight w:val="0"/>
                                  <w:marTop w:val="0"/>
                                  <w:marBottom w:val="0"/>
                                  <w:divBdr>
                                    <w:top w:val="none" w:sz="0" w:space="0" w:color="auto"/>
                                    <w:left w:val="none" w:sz="0" w:space="0" w:color="auto"/>
                                    <w:bottom w:val="none" w:sz="0" w:space="0" w:color="auto"/>
                                    <w:right w:val="none" w:sz="0" w:space="0" w:color="auto"/>
                                  </w:divBdr>
                                  <w:divsChild>
                                    <w:div w:id="333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96024">
                          <w:marLeft w:val="0"/>
                          <w:marRight w:val="0"/>
                          <w:marTop w:val="0"/>
                          <w:marBottom w:val="0"/>
                          <w:divBdr>
                            <w:top w:val="none" w:sz="0" w:space="0" w:color="auto"/>
                            <w:left w:val="none" w:sz="0" w:space="0" w:color="auto"/>
                            <w:bottom w:val="none" w:sz="0" w:space="0" w:color="auto"/>
                            <w:right w:val="none" w:sz="0" w:space="0" w:color="auto"/>
                          </w:divBdr>
                        </w:div>
                        <w:div w:id="1981612504">
                          <w:marLeft w:val="0"/>
                          <w:marRight w:val="0"/>
                          <w:marTop w:val="0"/>
                          <w:marBottom w:val="0"/>
                          <w:divBdr>
                            <w:top w:val="none" w:sz="0" w:space="0" w:color="auto"/>
                            <w:left w:val="none" w:sz="0" w:space="0" w:color="auto"/>
                            <w:bottom w:val="none" w:sz="0" w:space="0" w:color="auto"/>
                            <w:right w:val="none" w:sz="0" w:space="0" w:color="auto"/>
                          </w:divBdr>
                          <w:divsChild>
                            <w:div w:id="21979153">
                              <w:marLeft w:val="0"/>
                              <w:marRight w:val="0"/>
                              <w:marTop w:val="0"/>
                              <w:marBottom w:val="0"/>
                              <w:divBdr>
                                <w:top w:val="none" w:sz="0" w:space="0" w:color="auto"/>
                                <w:left w:val="none" w:sz="0" w:space="0" w:color="auto"/>
                                <w:bottom w:val="none" w:sz="0" w:space="0" w:color="auto"/>
                                <w:right w:val="none" w:sz="0" w:space="0" w:color="auto"/>
                              </w:divBdr>
                              <w:divsChild>
                                <w:div w:id="1569149571">
                                  <w:marLeft w:val="0"/>
                                  <w:marRight w:val="0"/>
                                  <w:marTop w:val="0"/>
                                  <w:marBottom w:val="0"/>
                                  <w:divBdr>
                                    <w:top w:val="none" w:sz="0" w:space="0" w:color="auto"/>
                                    <w:left w:val="none" w:sz="0" w:space="0" w:color="auto"/>
                                    <w:bottom w:val="none" w:sz="0" w:space="0" w:color="auto"/>
                                    <w:right w:val="none" w:sz="0" w:space="0" w:color="auto"/>
                                  </w:divBdr>
                                </w:div>
                              </w:divsChild>
                            </w:div>
                            <w:div w:id="545800119">
                              <w:marLeft w:val="0"/>
                              <w:marRight w:val="0"/>
                              <w:marTop w:val="0"/>
                              <w:marBottom w:val="0"/>
                              <w:divBdr>
                                <w:top w:val="none" w:sz="0" w:space="0" w:color="auto"/>
                                <w:left w:val="none" w:sz="0" w:space="0" w:color="auto"/>
                                <w:bottom w:val="none" w:sz="0" w:space="0" w:color="auto"/>
                                <w:right w:val="none" w:sz="0" w:space="0" w:color="auto"/>
                              </w:divBdr>
                              <w:divsChild>
                                <w:div w:id="37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67543">
          <w:marLeft w:val="0"/>
          <w:marRight w:val="0"/>
          <w:marTop w:val="0"/>
          <w:marBottom w:val="0"/>
          <w:divBdr>
            <w:top w:val="none" w:sz="0" w:space="0" w:color="auto"/>
            <w:left w:val="none" w:sz="0" w:space="0" w:color="auto"/>
            <w:bottom w:val="none" w:sz="0" w:space="0" w:color="auto"/>
            <w:right w:val="none" w:sz="0" w:space="0" w:color="auto"/>
          </w:divBdr>
          <w:divsChild>
            <w:div w:id="857893666">
              <w:marLeft w:val="0"/>
              <w:marRight w:val="0"/>
              <w:marTop w:val="0"/>
              <w:marBottom w:val="0"/>
              <w:divBdr>
                <w:top w:val="none" w:sz="0" w:space="0" w:color="auto"/>
                <w:left w:val="none" w:sz="0" w:space="0" w:color="auto"/>
                <w:bottom w:val="none" w:sz="0" w:space="0" w:color="auto"/>
                <w:right w:val="none" w:sz="0" w:space="0" w:color="auto"/>
              </w:divBdr>
              <w:divsChild>
                <w:div w:id="958679947">
                  <w:marLeft w:val="0"/>
                  <w:marRight w:val="0"/>
                  <w:marTop w:val="0"/>
                  <w:marBottom w:val="0"/>
                  <w:divBdr>
                    <w:top w:val="none" w:sz="0" w:space="0" w:color="auto"/>
                    <w:left w:val="none" w:sz="0" w:space="0" w:color="auto"/>
                    <w:bottom w:val="none" w:sz="0" w:space="0" w:color="auto"/>
                    <w:right w:val="none" w:sz="0" w:space="0" w:color="auto"/>
                  </w:divBdr>
                  <w:divsChild>
                    <w:div w:id="2089108983">
                      <w:marLeft w:val="0"/>
                      <w:marRight w:val="0"/>
                      <w:marTop w:val="0"/>
                      <w:marBottom w:val="0"/>
                      <w:divBdr>
                        <w:top w:val="none" w:sz="0" w:space="0" w:color="auto"/>
                        <w:left w:val="none" w:sz="0" w:space="0" w:color="auto"/>
                        <w:bottom w:val="none" w:sz="0" w:space="0" w:color="auto"/>
                        <w:right w:val="none" w:sz="0" w:space="0" w:color="auto"/>
                      </w:divBdr>
                      <w:divsChild>
                        <w:div w:id="1746487094">
                          <w:marLeft w:val="0"/>
                          <w:marRight w:val="0"/>
                          <w:marTop w:val="0"/>
                          <w:marBottom w:val="0"/>
                          <w:divBdr>
                            <w:top w:val="none" w:sz="0" w:space="0" w:color="auto"/>
                            <w:left w:val="none" w:sz="0" w:space="0" w:color="auto"/>
                            <w:bottom w:val="none" w:sz="0" w:space="0" w:color="auto"/>
                            <w:right w:val="none" w:sz="0" w:space="0" w:color="auto"/>
                          </w:divBdr>
                          <w:divsChild>
                            <w:div w:id="183908419">
                              <w:marLeft w:val="0"/>
                              <w:marRight w:val="0"/>
                              <w:marTop w:val="0"/>
                              <w:marBottom w:val="0"/>
                              <w:divBdr>
                                <w:top w:val="none" w:sz="0" w:space="0" w:color="auto"/>
                                <w:left w:val="none" w:sz="0" w:space="0" w:color="auto"/>
                                <w:bottom w:val="none" w:sz="0" w:space="0" w:color="auto"/>
                                <w:right w:val="none" w:sz="0" w:space="0" w:color="auto"/>
                              </w:divBdr>
                              <w:divsChild>
                                <w:div w:id="2046981549">
                                  <w:marLeft w:val="0"/>
                                  <w:marRight w:val="0"/>
                                  <w:marTop w:val="0"/>
                                  <w:marBottom w:val="0"/>
                                  <w:divBdr>
                                    <w:top w:val="none" w:sz="0" w:space="0" w:color="auto"/>
                                    <w:left w:val="none" w:sz="0" w:space="0" w:color="auto"/>
                                    <w:bottom w:val="none" w:sz="0" w:space="0" w:color="auto"/>
                                    <w:right w:val="none" w:sz="0" w:space="0" w:color="auto"/>
                                  </w:divBdr>
                                  <w:divsChild>
                                    <w:div w:id="21421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644493">
          <w:marLeft w:val="0"/>
          <w:marRight w:val="0"/>
          <w:marTop w:val="0"/>
          <w:marBottom w:val="0"/>
          <w:divBdr>
            <w:top w:val="none" w:sz="0" w:space="0" w:color="auto"/>
            <w:left w:val="none" w:sz="0" w:space="0" w:color="auto"/>
            <w:bottom w:val="none" w:sz="0" w:space="0" w:color="auto"/>
            <w:right w:val="none" w:sz="0" w:space="0" w:color="auto"/>
          </w:divBdr>
          <w:divsChild>
            <w:div w:id="371272460">
              <w:marLeft w:val="0"/>
              <w:marRight w:val="0"/>
              <w:marTop w:val="0"/>
              <w:marBottom w:val="0"/>
              <w:divBdr>
                <w:top w:val="none" w:sz="0" w:space="0" w:color="auto"/>
                <w:left w:val="none" w:sz="0" w:space="0" w:color="auto"/>
                <w:bottom w:val="none" w:sz="0" w:space="0" w:color="auto"/>
                <w:right w:val="none" w:sz="0" w:space="0" w:color="auto"/>
              </w:divBdr>
              <w:divsChild>
                <w:div w:id="1933317656">
                  <w:marLeft w:val="0"/>
                  <w:marRight w:val="0"/>
                  <w:marTop w:val="0"/>
                  <w:marBottom w:val="0"/>
                  <w:divBdr>
                    <w:top w:val="none" w:sz="0" w:space="0" w:color="auto"/>
                    <w:left w:val="none" w:sz="0" w:space="0" w:color="auto"/>
                    <w:bottom w:val="none" w:sz="0" w:space="0" w:color="auto"/>
                    <w:right w:val="none" w:sz="0" w:space="0" w:color="auto"/>
                  </w:divBdr>
                  <w:divsChild>
                    <w:div w:id="1780832709">
                      <w:marLeft w:val="0"/>
                      <w:marRight w:val="0"/>
                      <w:marTop w:val="0"/>
                      <w:marBottom w:val="0"/>
                      <w:divBdr>
                        <w:top w:val="none" w:sz="0" w:space="0" w:color="auto"/>
                        <w:left w:val="none" w:sz="0" w:space="0" w:color="auto"/>
                        <w:bottom w:val="none" w:sz="0" w:space="0" w:color="auto"/>
                        <w:right w:val="none" w:sz="0" w:space="0" w:color="auto"/>
                      </w:divBdr>
                      <w:divsChild>
                        <w:div w:id="2033804198">
                          <w:marLeft w:val="0"/>
                          <w:marRight w:val="0"/>
                          <w:marTop w:val="0"/>
                          <w:marBottom w:val="0"/>
                          <w:divBdr>
                            <w:top w:val="none" w:sz="0" w:space="0" w:color="auto"/>
                            <w:left w:val="none" w:sz="0" w:space="0" w:color="auto"/>
                            <w:bottom w:val="none" w:sz="0" w:space="0" w:color="auto"/>
                            <w:right w:val="none" w:sz="0" w:space="0" w:color="auto"/>
                          </w:divBdr>
                          <w:divsChild>
                            <w:div w:id="304899763">
                              <w:marLeft w:val="0"/>
                              <w:marRight w:val="0"/>
                              <w:marTop w:val="0"/>
                              <w:marBottom w:val="0"/>
                              <w:divBdr>
                                <w:top w:val="none" w:sz="0" w:space="0" w:color="auto"/>
                                <w:left w:val="none" w:sz="0" w:space="0" w:color="auto"/>
                                <w:bottom w:val="none" w:sz="0" w:space="0" w:color="auto"/>
                                <w:right w:val="none" w:sz="0" w:space="0" w:color="auto"/>
                              </w:divBdr>
                              <w:divsChild>
                                <w:div w:id="473764018">
                                  <w:marLeft w:val="0"/>
                                  <w:marRight w:val="0"/>
                                  <w:marTop w:val="0"/>
                                  <w:marBottom w:val="0"/>
                                  <w:divBdr>
                                    <w:top w:val="none" w:sz="0" w:space="0" w:color="auto"/>
                                    <w:left w:val="none" w:sz="0" w:space="0" w:color="auto"/>
                                    <w:bottom w:val="none" w:sz="0" w:space="0" w:color="auto"/>
                                    <w:right w:val="none" w:sz="0" w:space="0" w:color="auto"/>
                                  </w:divBdr>
                                  <w:divsChild>
                                    <w:div w:id="841162148">
                                      <w:marLeft w:val="0"/>
                                      <w:marRight w:val="0"/>
                                      <w:marTop w:val="0"/>
                                      <w:marBottom w:val="0"/>
                                      <w:divBdr>
                                        <w:top w:val="none" w:sz="0" w:space="0" w:color="auto"/>
                                        <w:left w:val="none" w:sz="0" w:space="0" w:color="auto"/>
                                        <w:bottom w:val="none" w:sz="0" w:space="0" w:color="auto"/>
                                        <w:right w:val="none" w:sz="0" w:space="0" w:color="auto"/>
                                      </w:divBdr>
                                      <w:divsChild>
                                        <w:div w:id="21459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003206">
          <w:marLeft w:val="0"/>
          <w:marRight w:val="0"/>
          <w:marTop w:val="0"/>
          <w:marBottom w:val="0"/>
          <w:divBdr>
            <w:top w:val="none" w:sz="0" w:space="0" w:color="auto"/>
            <w:left w:val="none" w:sz="0" w:space="0" w:color="auto"/>
            <w:bottom w:val="none" w:sz="0" w:space="0" w:color="auto"/>
            <w:right w:val="none" w:sz="0" w:space="0" w:color="auto"/>
          </w:divBdr>
          <w:divsChild>
            <w:div w:id="18505645">
              <w:marLeft w:val="0"/>
              <w:marRight w:val="0"/>
              <w:marTop w:val="0"/>
              <w:marBottom w:val="0"/>
              <w:divBdr>
                <w:top w:val="none" w:sz="0" w:space="0" w:color="auto"/>
                <w:left w:val="none" w:sz="0" w:space="0" w:color="auto"/>
                <w:bottom w:val="none" w:sz="0" w:space="0" w:color="auto"/>
                <w:right w:val="none" w:sz="0" w:space="0" w:color="auto"/>
              </w:divBdr>
              <w:divsChild>
                <w:div w:id="550121021">
                  <w:marLeft w:val="0"/>
                  <w:marRight w:val="0"/>
                  <w:marTop w:val="0"/>
                  <w:marBottom w:val="0"/>
                  <w:divBdr>
                    <w:top w:val="none" w:sz="0" w:space="0" w:color="auto"/>
                    <w:left w:val="none" w:sz="0" w:space="0" w:color="auto"/>
                    <w:bottom w:val="none" w:sz="0" w:space="0" w:color="auto"/>
                    <w:right w:val="none" w:sz="0" w:space="0" w:color="auto"/>
                  </w:divBdr>
                  <w:divsChild>
                    <w:div w:id="1206983045">
                      <w:marLeft w:val="0"/>
                      <w:marRight w:val="0"/>
                      <w:marTop w:val="0"/>
                      <w:marBottom w:val="0"/>
                      <w:divBdr>
                        <w:top w:val="none" w:sz="0" w:space="0" w:color="auto"/>
                        <w:left w:val="none" w:sz="0" w:space="0" w:color="auto"/>
                        <w:bottom w:val="none" w:sz="0" w:space="0" w:color="auto"/>
                        <w:right w:val="none" w:sz="0" w:space="0" w:color="auto"/>
                      </w:divBdr>
                      <w:divsChild>
                        <w:div w:id="116291754">
                          <w:marLeft w:val="0"/>
                          <w:marRight w:val="0"/>
                          <w:marTop w:val="0"/>
                          <w:marBottom w:val="0"/>
                          <w:divBdr>
                            <w:top w:val="none" w:sz="0" w:space="0" w:color="auto"/>
                            <w:left w:val="none" w:sz="0" w:space="0" w:color="auto"/>
                            <w:bottom w:val="none" w:sz="0" w:space="0" w:color="auto"/>
                            <w:right w:val="none" w:sz="0" w:space="0" w:color="auto"/>
                          </w:divBdr>
                          <w:divsChild>
                            <w:div w:id="660237156">
                              <w:marLeft w:val="0"/>
                              <w:marRight w:val="0"/>
                              <w:marTop w:val="0"/>
                              <w:marBottom w:val="0"/>
                              <w:divBdr>
                                <w:top w:val="none" w:sz="0" w:space="0" w:color="auto"/>
                                <w:left w:val="none" w:sz="0" w:space="0" w:color="auto"/>
                                <w:bottom w:val="none" w:sz="0" w:space="0" w:color="auto"/>
                                <w:right w:val="none" w:sz="0" w:space="0" w:color="auto"/>
                              </w:divBdr>
                              <w:divsChild>
                                <w:div w:id="877934660">
                                  <w:marLeft w:val="0"/>
                                  <w:marRight w:val="0"/>
                                  <w:marTop w:val="0"/>
                                  <w:marBottom w:val="0"/>
                                  <w:divBdr>
                                    <w:top w:val="none" w:sz="0" w:space="0" w:color="auto"/>
                                    <w:left w:val="none" w:sz="0" w:space="0" w:color="auto"/>
                                    <w:bottom w:val="none" w:sz="0" w:space="0" w:color="auto"/>
                                    <w:right w:val="none" w:sz="0" w:space="0" w:color="auto"/>
                                  </w:divBdr>
                                </w:div>
                              </w:divsChild>
                            </w:div>
                            <w:div w:id="1652439307">
                              <w:marLeft w:val="0"/>
                              <w:marRight w:val="0"/>
                              <w:marTop w:val="0"/>
                              <w:marBottom w:val="0"/>
                              <w:divBdr>
                                <w:top w:val="none" w:sz="0" w:space="0" w:color="auto"/>
                                <w:left w:val="none" w:sz="0" w:space="0" w:color="auto"/>
                                <w:bottom w:val="none" w:sz="0" w:space="0" w:color="auto"/>
                                <w:right w:val="none" w:sz="0" w:space="0" w:color="auto"/>
                              </w:divBdr>
                              <w:divsChild>
                                <w:div w:id="19168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4418">
                          <w:marLeft w:val="0"/>
                          <w:marRight w:val="0"/>
                          <w:marTop w:val="0"/>
                          <w:marBottom w:val="0"/>
                          <w:divBdr>
                            <w:top w:val="none" w:sz="0" w:space="0" w:color="auto"/>
                            <w:left w:val="none" w:sz="0" w:space="0" w:color="auto"/>
                            <w:bottom w:val="none" w:sz="0" w:space="0" w:color="auto"/>
                            <w:right w:val="none" w:sz="0" w:space="0" w:color="auto"/>
                          </w:divBdr>
                        </w:div>
                        <w:div w:id="2121993188">
                          <w:marLeft w:val="0"/>
                          <w:marRight w:val="0"/>
                          <w:marTop w:val="0"/>
                          <w:marBottom w:val="0"/>
                          <w:divBdr>
                            <w:top w:val="none" w:sz="0" w:space="0" w:color="auto"/>
                            <w:left w:val="none" w:sz="0" w:space="0" w:color="auto"/>
                            <w:bottom w:val="none" w:sz="0" w:space="0" w:color="auto"/>
                            <w:right w:val="none" w:sz="0" w:space="0" w:color="auto"/>
                          </w:divBdr>
                          <w:divsChild>
                            <w:div w:id="1152866413">
                              <w:marLeft w:val="0"/>
                              <w:marRight w:val="0"/>
                              <w:marTop w:val="0"/>
                              <w:marBottom w:val="0"/>
                              <w:divBdr>
                                <w:top w:val="none" w:sz="0" w:space="0" w:color="auto"/>
                                <w:left w:val="none" w:sz="0" w:space="0" w:color="auto"/>
                                <w:bottom w:val="none" w:sz="0" w:space="0" w:color="auto"/>
                                <w:right w:val="none" w:sz="0" w:space="0" w:color="auto"/>
                              </w:divBdr>
                              <w:divsChild>
                                <w:div w:id="1147286126">
                                  <w:marLeft w:val="0"/>
                                  <w:marRight w:val="0"/>
                                  <w:marTop w:val="0"/>
                                  <w:marBottom w:val="0"/>
                                  <w:divBdr>
                                    <w:top w:val="none" w:sz="0" w:space="0" w:color="auto"/>
                                    <w:left w:val="none" w:sz="0" w:space="0" w:color="auto"/>
                                    <w:bottom w:val="none" w:sz="0" w:space="0" w:color="auto"/>
                                    <w:right w:val="none" w:sz="0" w:space="0" w:color="auto"/>
                                  </w:divBdr>
                                  <w:divsChild>
                                    <w:div w:id="1947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003975">
          <w:marLeft w:val="0"/>
          <w:marRight w:val="0"/>
          <w:marTop w:val="0"/>
          <w:marBottom w:val="0"/>
          <w:divBdr>
            <w:top w:val="none" w:sz="0" w:space="0" w:color="auto"/>
            <w:left w:val="none" w:sz="0" w:space="0" w:color="auto"/>
            <w:bottom w:val="none" w:sz="0" w:space="0" w:color="auto"/>
            <w:right w:val="none" w:sz="0" w:space="0" w:color="auto"/>
          </w:divBdr>
          <w:divsChild>
            <w:div w:id="202712777">
              <w:marLeft w:val="0"/>
              <w:marRight w:val="0"/>
              <w:marTop w:val="0"/>
              <w:marBottom w:val="0"/>
              <w:divBdr>
                <w:top w:val="none" w:sz="0" w:space="0" w:color="auto"/>
                <w:left w:val="none" w:sz="0" w:space="0" w:color="auto"/>
                <w:bottom w:val="none" w:sz="0" w:space="0" w:color="auto"/>
                <w:right w:val="none" w:sz="0" w:space="0" w:color="auto"/>
              </w:divBdr>
              <w:divsChild>
                <w:div w:id="644898956">
                  <w:marLeft w:val="0"/>
                  <w:marRight w:val="0"/>
                  <w:marTop w:val="0"/>
                  <w:marBottom w:val="0"/>
                  <w:divBdr>
                    <w:top w:val="none" w:sz="0" w:space="0" w:color="auto"/>
                    <w:left w:val="none" w:sz="0" w:space="0" w:color="auto"/>
                    <w:bottom w:val="none" w:sz="0" w:space="0" w:color="auto"/>
                    <w:right w:val="none" w:sz="0" w:space="0" w:color="auto"/>
                  </w:divBdr>
                  <w:divsChild>
                    <w:div w:id="1133061964">
                      <w:marLeft w:val="0"/>
                      <w:marRight w:val="0"/>
                      <w:marTop w:val="0"/>
                      <w:marBottom w:val="0"/>
                      <w:divBdr>
                        <w:top w:val="none" w:sz="0" w:space="0" w:color="auto"/>
                        <w:left w:val="none" w:sz="0" w:space="0" w:color="auto"/>
                        <w:bottom w:val="none" w:sz="0" w:space="0" w:color="auto"/>
                        <w:right w:val="none" w:sz="0" w:space="0" w:color="auto"/>
                      </w:divBdr>
                      <w:divsChild>
                        <w:div w:id="915436414">
                          <w:marLeft w:val="0"/>
                          <w:marRight w:val="0"/>
                          <w:marTop w:val="0"/>
                          <w:marBottom w:val="0"/>
                          <w:divBdr>
                            <w:top w:val="none" w:sz="0" w:space="0" w:color="auto"/>
                            <w:left w:val="none" w:sz="0" w:space="0" w:color="auto"/>
                            <w:bottom w:val="none" w:sz="0" w:space="0" w:color="auto"/>
                            <w:right w:val="none" w:sz="0" w:space="0" w:color="auto"/>
                          </w:divBdr>
                          <w:divsChild>
                            <w:div w:id="514274963">
                              <w:marLeft w:val="0"/>
                              <w:marRight w:val="0"/>
                              <w:marTop w:val="0"/>
                              <w:marBottom w:val="0"/>
                              <w:divBdr>
                                <w:top w:val="none" w:sz="0" w:space="0" w:color="auto"/>
                                <w:left w:val="none" w:sz="0" w:space="0" w:color="auto"/>
                                <w:bottom w:val="none" w:sz="0" w:space="0" w:color="auto"/>
                                <w:right w:val="none" w:sz="0" w:space="0" w:color="auto"/>
                              </w:divBdr>
                              <w:divsChild>
                                <w:div w:id="987633706">
                                  <w:marLeft w:val="0"/>
                                  <w:marRight w:val="0"/>
                                  <w:marTop w:val="0"/>
                                  <w:marBottom w:val="0"/>
                                  <w:divBdr>
                                    <w:top w:val="none" w:sz="0" w:space="0" w:color="auto"/>
                                    <w:left w:val="none" w:sz="0" w:space="0" w:color="auto"/>
                                    <w:bottom w:val="none" w:sz="0" w:space="0" w:color="auto"/>
                                    <w:right w:val="none" w:sz="0" w:space="0" w:color="auto"/>
                                  </w:divBdr>
                                  <w:divsChild>
                                    <w:div w:id="475411201">
                                      <w:marLeft w:val="0"/>
                                      <w:marRight w:val="0"/>
                                      <w:marTop w:val="0"/>
                                      <w:marBottom w:val="0"/>
                                      <w:divBdr>
                                        <w:top w:val="none" w:sz="0" w:space="0" w:color="auto"/>
                                        <w:left w:val="none" w:sz="0" w:space="0" w:color="auto"/>
                                        <w:bottom w:val="none" w:sz="0" w:space="0" w:color="auto"/>
                                        <w:right w:val="none" w:sz="0" w:space="0" w:color="auto"/>
                                      </w:divBdr>
                                      <w:divsChild>
                                        <w:div w:id="247421512">
                                          <w:marLeft w:val="0"/>
                                          <w:marRight w:val="0"/>
                                          <w:marTop w:val="0"/>
                                          <w:marBottom w:val="0"/>
                                          <w:divBdr>
                                            <w:top w:val="none" w:sz="0" w:space="0" w:color="auto"/>
                                            <w:left w:val="none" w:sz="0" w:space="0" w:color="auto"/>
                                            <w:bottom w:val="none" w:sz="0" w:space="0" w:color="auto"/>
                                            <w:right w:val="none" w:sz="0" w:space="0" w:color="auto"/>
                                          </w:divBdr>
                                          <w:divsChild>
                                            <w:div w:id="751314558">
                                              <w:marLeft w:val="0"/>
                                              <w:marRight w:val="0"/>
                                              <w:marTop w:val="0"/>
                                              <w:marBottom w:val="0"/>
                                              <w:divBdr>
                                                <w:top w:val="none" w:sz="0" w:space="0" w:color="auto"/>
                                                <w:left w:val="none" w:sz="0" w:space="0" w:color="auto"/>
                                                <w:bottom w:val="none" w:sz="0" w:space="0" w:color="auto"/>
                                                <w:right w:val="none" w:sz="0" w:space="0" w:color="auto"/>
                                              </w:divBdr>
                                              <w:divsChild>
                                                <w:div w:id="1813213547">
                                                  <w:marLeft w:val="0"/>
                                                  <w:marRight w:val="0"/>
                                                  <w:marTop w:val="0"/>
                                                  <w:marBottom w:val="0"/>
                                                  <w:divBdr>
                                                    <w:top w:val="none" w:sz="0" w:space="0" w:color="auto"/>
                                                    <w:left w:val="none" w:sz="0" w:space="0" w:color="auto"/>
                                                    <w:bottom w:val="none" w:sz="0" w:space="0" w:color="auto"/>
                                                    <w:right w:val="none" w:sz="0" w:space="0" w:color="auto"/>
                                                  </w:divBdr>
                                                  <w:divsChild>
                                                    <w:div w:id="17905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1774">
                                              <w:marLeft w:val="0"/>
                                              <w:marRight w:val="0"/>
                                              <w:marTop w:val="0"/>
                                              <w:marBottom w:val="0"/>
                                              <w:divBdr>
                                                <w:top w:val="none" w:sz="0" w:space="0" w:color="auto"/>
                                                <w:left w:val="none" w:sz="0" w:space="0" w:color="auto"/>
                                                <w:bottom w:val="none" w:sz="0" w:space="0" w:color="auto"/>
                                                <w:right w:val="none" w:sz="0" w:space="0" w:color="auto"/>
                                              </w:divBdr>
                                            </w:div>
                                            <w:div w:id="1532495782">
                                              <w:marLeft w:val="0"/>
                                              <w:marRight w:val="0"/>
                                              <w:marTop w:val="0"/>
                                              <w:marBottom w:val="0"/>
                                              <w:divBdr>
                                                <w:top w:val="none" w:sz="0" w:space="0" w:color="auto"/>
                                                <w:left w:val="none" w:sz="0" w:space="0" w:color="auto"/>
                                                <w:bottom w:val="none" w:sz="0" w:space="0" w:color="auto"/>
                                                <w:right w:val="none" w:sz="0" w:space="0" w:color="auto"/>
                                              </w:divBdr>
                                            </w:div>
                                          </w:divsChild>
                                        </w:div>
                                        <w:div w:id="352347245">
                                          <w:marLeft w:val="0"/>
                                          <w:marRight w:val="0"/>
                                          <w:marTop w:val="0"/>
                                          <w:marBottom w:val="0"/>
                                          <w:divBdr>
                                            <w:top w:val="none" w:sz="0" w:space="0" w:color="auto"/>
                                            <w:left w:val="none" w:sz="0" w:space="0" w:color="auto"/>
                                            <w:bottom w:val="none" w:sz="0" w:space="0" w:color="auto"/>
                                            <w:right w:val="none" w:sz="0" w:space="0" w:color="auto"/>
                                          </w:divBdr>
                                          <w:divsChild>
                                            <w:div w:id="1623682300">
                                              <w:marLeft w:val="0"/>
                                              <w:marRight w:val="0"/>
                                              <w:marTop w:val="0"/>
                                              <w:marBottom w:val="0"/>
                                              <w:divBdr>
                                                <w:top w:val="none" w:sz="0" w:space="0" w:color="auto"/>
                                                <w:left w:val="none" w:sz="0" w:space="0" w:color="auto"/>
                                                <w:bottom w:val="none" w:sz="0" w:space="0" w:color="auto"/>
                                                <w:right w:val="none" w:sz="0" w:space="0" w:color="auto"/>
                                              </w:divBdr>
                                            </w:div>
                                          </w:divsChild>
                                        </w:div>
                                        <w:div w:id="636299977">
                                          <w:marLeft w:val="0"/>
                                          <w:marRight w:val="0"/>
                                          <w:marTop w:val="0"/>
                                          <w:marBottom w:val="0"/>
                                          <w:divBdr>
                                            <w:top w:val="none" w:sz="0" w:space="0" w:color="auto"/>
                                            <w:left w:val="none" w:sz="0" w:space="0" w:color="auto"/>
                                            <w:bottom w:val="none" w:sz="0" w:space="0" w:color="auto"/>
                                            <w:right w:val="none" w:sz="0" w:space="0" w:color="auto"/>
                                          </w:divBdr>
                                          <w:divsChild>
                                            <w:div w:id="453520835">
                                              <w:marLeft w:val="0"/>
                                              <w:marRight w:val="0"/>
                                              <w:marTop w:val="0"/>
                                              <w:marBottom w:val="0"/>
                                              <w:divBdr>
                                                <w:top w:val="none" w:sz="0" w:space="0" w:color="auto"/>
                                                <w:left w:val="none" w:sz="0" w:space="0" w:color="auto"/>
                                                <w:bottom w:val="none" w:sz="0" w:space="0" w:color="auto"/>
                                                <w:right w:val="none" w:sz="0" w:space="0" w:color="auto"/>
                                              </w:divBdr>
                                            </w:div>
                                          </w:divsChild>
                                        </w:div>
                                        <w:div w:id="751436337">
                                          <w:marLeft w:val="0"/>
                                          <w:marRight w:val="0"/>
                                          <w:marTop w:val="0"/>
                                          <w:marBottom w:val="0"/>
                                          <w:divBdr>
                                            <w:top w:val="none" w:sz="0" w:space="0" w:color="auto"/>
                                            <w:left w:val="none" w:sz="0" w:space="0" w:color="auto"/>
                                            <w:bottom w:val="none" w:sz="0" w:space="0" w:color="auto"/>
                                            <w:right w:val="none" w:sz="0" w:space="0" w:color="auto"/>
                                          </w:divBdr>
                                          <w:divsChild>
                                            <w:div w:id="586185802">
                                              <w:marLeft w:val="0"/>
                                              <w:marRight w:val="0"/>
                                              <w:marTop w:val="0"/>
                                              <w:marBottom w:val="0"/>
                                              <w:divBdr>
                                                <w:top w:val="none" w:sz="0" w:space="0" w:color="auto"/>
                                                <w:left w:val="none" w:sz="0" w:space="0" w:color="auto"/>
                                                <w:bottom w:val="none" w:sz="0" w:space="0" w:color="auto"/>
                                                <w:right w:val="none" w:sz="0" w:space="0" w:color="auto"/>
                                              </w:divBdr>
                                              <w:divsChild>
                                                <w:div w:id="1797678508">
                                                  <w:marLeft w:val="0"/>
                                                  <w:marRight w:val="0"/>
                                                  <w:marTop w:val="0"/>
                                                  <w:marBottom w:val="0"/>
                                                  <w:divBdr>
                                                    <w:top w:val="none" w:sz="0" w:space="0" w:color="auto"/>
                                                    <w:left w:val="none" w:sz="0" w:space="0" w:color="auto"/>
                                                    <w:bottom w:val="none" w:sz="0" w:space="0" w:color="auto"/>
                                                    <w:right w:val="none" w:sz="0" w:space="0" w:color="auto"/>
                                                  </w:divBdr>
                                                  <w:divsChild>
                                                    <w:div w:id="3425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2166">
                                              <w:marLeft w:val="0"/>
                                              <w:marRight w:val="0"/>
                                              <w:marTop w:val="0"/>
                                              <w:marBottom w:val="0"/>
                                              <w:divBdr>
                                                <w:top w:val="none" w:sz="0" w:space="0" w:color="auto"/>
                                                <w:left w:val="none" w:sz="0" w:space="0" w:color="auto"/>
                                                <w:bottom w:val="none" w:sz="0" w:space="0" w:color="auto"/>
                                                <w:right w:val="none" w:sz="0" w:space="0" w:color="auto"/>
                                              </w:divBdr>
                                            </w:div>
                                            <w:div w:id="1752702768">
                                              <w:marLeft w:val="0"/>
                                              <w:marRight w:val="0"/>
                                              <w:marTop w:val="0"/>
                                              <w:marBottom w:val="0"/>
                                              <w:divBdr>
                                                <w:top w:val="none" w:sz="0" w:space="0" w:color="auto"/>
                                                <w:left w:val="none" w:sz="0" w:space="0" w:color="auto"/>
                                                <w:bottom w:val="none" w:sz="0" w:space="0" w:color="auto"/>
                                                <w:right w:val="none" w:sz="0" w:space="0" w:color="auto"/>
                                              </w:divBdr>
                                            </w:div>
                                          </w:divsChild>
                                        </w:div>
                                        <w:div w:id="933320226">
                                          <w:marLeft w:val="0"/>
                                          <w:marRight w:val="0"/>
                                          <w:marTop w:val="0"/>
                                          <w:marBottom w:val="0"/>
                                          <w:divBdr>
                                            <w:top w:val="none" w:sz="0" w:space="0" w:color="auto"/>
                                            <w:left w:val="none" w:sz="0" w:space="0" w:color="auto"/>
                                            <w:bottom w:val="none" w:sz="0" w:space="0" w:color="auto"/>
                                            <w:right w:val="none" w:sz="0" w:space="0" w:color="auto"/>
                                          </w:divBdr>
                                          <w:divsChild>
                                            <w:div w:id="780417520">
                                              <w:marLeft w:val="0"/>
                                              <w:marRight w:val="0"/>
                                              <w:marTop w:val="0"/>
                                              <w:marBottom w:val="0"/>
                                              <w:divBdr>
                                                <w:top w:val="none" w:sz="0" w:space="0" w:color="auto"/>
                                                <w:left w:val="none" w:sz="0" w:space="0" w:color="auto"/>
                                                <w:bottom w:val="none" w:sz="0" w:space="0" w:color="auto"/>
                                                <w:right w:val="none" w:sz="0" w:space="0" w:color="auto"/>
                                              </w:divBdr>
                                            </w:div>
                                            <w:div w:id="896625236">
                                              <w:marLeft w:val="0"/>
                                              <w:marRight w:val="0"/>
                                              <w:marTop w:val="0"/>
                                              <w:marBottom w:val="0"/>
                                              <w:divBdr>
                                                <w:top w:val="none" w:sz="0" w:space="0" w:color="auto"/>
                                                <w:left w:val="none" w:sz="0" w:space="0" w:color="auto"/>
                                                <w:bottom w:val="none" w:sz="0" w:space="0" w:color="auto"/>
                                                <w:right w:val="none" w:sz="0" w:space="0" w:color="auto"/>
                                              </w:divBdr>
                                              <w:divsChild>
                                                <w:div w:id="775439673">
                                                  <w:marLeft w:val="0"/>
                                                  <w:marRight w:val="0"/>
                                                  <w:marTop w:val="0"/>
                                                  <w:marBottom w:val="0"/>
                                                  <w:divBdr>
                                                    <w:top w:val="none" w:sz="0" w:space="0" w:color="auto"/>
                                                    <w:left w:val="none" w:sz="0" w:space="0" w:color="auto"/>
                                                    <w:bottom w:val="none" w:sz="0" w:space="0" w:color="auto"/>
                                                    <w:right w:val="none" w:sz="0" w:space="0" w:color="auto"/>
                                                  </w:divBdr>
                                                  <w:divsChild>
                                                    <w:div w:id="3613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8642">
                                              <w:marLeft w:val="0"/>
                                              <w:marRight w:val="0"/>
                                              <w:marTop w:val="0"/>
                                              <w:marBottom w:val="0"/>
                                              <w:divBdr>
                                                <w:top w:val="none" w:sz="0" w:space="0" w:color="auto"/>
                                                <w:left w:val="none" w:sz="0" w:space="0" w:color="auto"/>
                                                <w:bottom w:val="none" w:sz="0" w:space="0" w:color="auto"/>
                                                <w:right w:val="none" w:sz="0" w:space="0" w:color="auto"/>
                                              </w:divBdr>
                                            </w:div>
                                          </w:divsChild>
                                        </w:div>
                                        <w:div w:id="1329210975">
                                          <w:marLeft w:val="0"/>
                                          <w:marRight w:val="0"/>
                                          <w:marTop w:val="0"/>
                                          <w:marBottom w:val="0"/>
                                          <w:divBdr>
                                            <w:top w:val="none" w:sz="0" w:space="0" w:color="auto"/>
                                            <w:left w:val="none" w:sz="0" w:space="0" w:color="auto"/>
                                            <w:bottom w:val="none" w:sz="0" w:space="0" w:color="auto"/>
                                            <w:right w:val="none" w:sz="0" w:space="0" w:color="auto"/>
                                          </w:divBdr>
                                          <w:divsChild>
                                            <w:div w:id="198205947">
                                              <w:marLeft w:val="0"/>
                                              <w:marRight w:val="0"/>
                                              <w:marTop w:val="0"/>
                                              <w:marBottom w:val="0"/>
                                              <w:divBdr>
                                                <w:top w:val="none" w:sz="0" w:space="0" w:color="auto"/>
                                                <w:left w:val="none" w:sz="0" w:space="0" w:color="auto"/>
                                                <w:bottom w:val="none" w:sz="0" w:space="0" w:color="auto"/>
                                                <w:right w:val="none" w:sz="0" w:space="0" w:color="auto"/>
                                              </w:divBdr>
                                              <w:divsChild>
                                                <w:div w:id="564754304">
                                                  <w:marLeft w:val="0"/>
                                                  <w:marRight w:val="0"/>
                                                  <w:marTop w:val="0"/>
                                                  <w:marBottom w:val="0"/>
                                                  <w:divBdr>
                                                    <w:top w:val="none" w:sz="0" w:space="0" w:color="auto"/>
                                                    <w:left w:val="none" w:sz="0" w:space="0" w:color="auto"/>
                                                    <w:bottom w:val="none" w:sz="0" w:space="0" w:color="auto"/>
                                                    <w:right w:val="none" w:sz="0" w:space="0" w:color="auto"/>
                                                  </w:divBdr>
                                                  <w:divsChild>
                                                    <w:div w:id="8464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510">
                                              <w:marLeft w:val="0"/>
                                              <w:marRight w:val="0"/>
                                              <w:marTop w:val="0"/>
                                              <w:marBottom w:val="0"/>
                                              <w:divBdr>
                                                <w:top w:val="none" w:sz="0" w:space="0" w:color="auto"/>
                                                <w:left w:val="none" w:sz="0" w:space="0" w:color="auto"/>
                                                <w:bottom w:val="none" w:sz="0" w:space="0" w:color="auto"/>
                                                <w:right w:val="none" w:sz="0" w:space="0" w:color="auto"/>
                                              </w:divBdr>
                                            </w:div>
                                            <w:div w:id="510527533">
                                              <w:marLeft w:val="0"/>
                                              <w:marRight w:val="0"/>
                                              <w:marTop w:val="0"/>
                                              <w:marBottom w:val="0"/>
                                              <w:divBdr>
                                                <w:top w:val="none" w:sz="0" w:space="0" w:color="auto"/>
                                                <w:left w:val="none" w:sz="0" w:space="0" w:color="auto"/>
                                                <w:bottom w:val="none" w:sz="0" w:space="0" w:color="auto"/>
                                                <w:right w:val="none" w:sz="0" w:space="0" w:color="auto"/>
                                              </w:divBdr>
                                            </w:div>
                                          </w:divsChild>
                                        </w:div>
                                        <w:div w:id="1365054996">
                                          <w:marLeft w:val="0"/>
                                          <w:marRight w:val="0"/>
                                          <w:marTop w:val="0"/>
                                          <w:marBottom w:val="0"/>
                                          <w:divBdr>
                                            <w:top w:val="none" w:sz="0" w:space="0" w:color="auto"/>
                                            <w:left w:val="none" w:sz="0" w:space="0" w:color="auto"/>
                                            <w:bottom w:val="none" w:sz="0" w:space="0" w:color="auto"/>
                                            <w:right w:val="none" w:sz="0" w:space="0" w:color="auto"/>
                                          </w:divBdr>
                                          <w:divsChild>
                                            <w:div w:id="389034917">
                                              <w:marLeft w:val="0"/>
                                              <w:marRight w:val="0"/>
                                              <w:marTop w:val="0"/>
                                              <w:marBottom w:val="0"/>
                                              <w:divBdr>
                                                <w:top w:val="none" w:sz="0" w:space="0" w:color="auto"/>
                                                <w:left w:val="none" w:sz="0" w:space="0" w:color="auto"/>
                                                <w:bottom w:val="none" w:sz="0" w:space="0" w:color="auto"/>
                                                <w:right w:val="none" w:sz="0" w:space="0" w:color="auto"/>
                                              </w:divBdr>
                                              <w:divsChild>
                                                <w:div w:id="601694137">
                                                  <w:marLeft w:val="0"/>
                                                  <w:marRight w:val="0"/>
                                                  <w:marTop w:val="0"/>
                                                  <w:marBottom w:val="0"/>
                                                  <w:divBdr>
                                                    <w:top w:val="none" w:sz="0" w:space="0" w:color="auto"/>
                                                    <w:left w:val="none" w:sz="0" w:space="0" w:color="auto"/>
                                                    <w:bottom w:val="none" w:sz="0" w:space="0" w:color="auto"/>
                                                    <w:right w:val="none" w:sz="0" w:space="0" w:color="auto"/>
                                                  </w:divBdr>
                                                  <w:divsChild>
                                                    <w:div w:id="11443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97191">
                                              <w:marLeft w:val="0"/>
                                              <w:marRight w:val="0"/>
                                              <w:marTop w:val="0"/>
                                              <w:marBottom w:val="0"/>
                                              <w:divBdr>
                                                <w:top w:val="none" w:sz="0" w:space="0" w:color="auto"/>
                                                <w:left w:val="none" w:sz="0" w:space="0" w:color="auto"/>
                                                <w:bottom w:val="none" w:sz="0" w:space="0" w:color="auto"/>
                                                <w:right w:val="none" w:sz="0" w:space="0" w:color="auto"/>
                                              </w:divBdr>
                                            </w:div>
                                            <w:div w:id="1488014366">
                                              <w:marLeft w:val="0"/>
                                              <w:marRight w:val="0"/>
                                              <w:marTop w:val="0"/>
                                              <w:marBottom w:val="0"/>
                                              <w:divBdr>
                                                <w:top w:val="none" w:sz="0" w:space="0" w:color="auto"/>
                                                <w:left w:val="none" w:sz="0" w:space="0" w:color="auto"/>
                                                <w:bottom w:val="none" w:sz="0" w:space="0" w:color="auto"/>
                                                <w:right w:val="none" w:sz="0" w:space="0" w:color="auto"/>
                                              </w:divBdr>
                                            </w:div>
                                          </w:divsChild>
                                        </w:div>
                                        <w:div w:id="1513449969">
                                          <w:marLeft w:val="0"/>
                                          <w:marRight w:val="0"/>
                                          <w:marTop w:val="0"/>
                                          <w:marBottom w:val="0"/>
                                          <w:divBdr>
                                            <w:top w:val="none" w:sz="0" w:space="0" w:color="auto"/>
                                            <w:left w:val="none" w:sz="0" w:space="0" w:color="auto"/>
                                            <w:bottom w:val="none" w:sz="0" w:space="0" w:color="auto"/>
                                            <w:right w:val="none" w:sz="0" w:space="0" w:color="auto"/>
                                          </w:divBdr>
                                          <w:divsChild>
                                            <w:div w:id="71851727">
                                              <w:marLeft w:val="0"/>
                                              <w:marRight w:val="0"/>
                                              <w:marTop w:val="0"/>
                                              <w:marBottom w:val="0"/>
                                              <w:divBdr>
                                                <w:top w:val="none" w:sz="0" w:space="0" w:color="auto"/>
                                                <w:left w:val="none" w:sz="0" w:space="0" w:color="auto"/>
                                                <w:bottom w:val="none" w:sz="0" w:space="0" w:color="auto"/>
                                                <w:right w:val="none" w:sz="0" w:space="0" w:color="auto"/>
                                              </w:divBdr>
                                            </w:div>
                                            <w:div w:id="1156069480">
                                              <w:marLeft w:val="0"/>
                                              <w:marRight w:val="0"/>
                                              <w:marTop w:val="0"/>
                                              <w:marBottom w:val="0"/>
                                              <w:divBdr>
                                                <w:top w:val="none" w:sz="0" w:space="0" w:color="auto"/>
                                                <w:left w:val="none" w:sz="0" w:space="0" w:color="auto"/>
                                                <w:bottom w:val="none" w:sz="0" w:space="0" w:color="auto"/>
                                                <w:right w:val="none" w:sz="0" w:space="0" w:color="auto"/>
                                              </w:divBdr>
                                              <w:divsChild>
                                                <w:div w:id="1445807080">
                                                  <w:marLeft w:val="0"/>
                                                  <w:marRight w:val="0"/>
                                                  <w:marTop w:val="0"/>
                                                  <w:marBottom w:val="0"/>
                                                  <w:divBdr>
                                                    <w:top w:val="none" w:sz="0" w:space="0" w:color="auto"/>
                                                    <w:left w:val="none" w:sz="0" w:space="0" w:color="auto"/>
                                                    <w:bottom w:val="none" w:sz="0" w:space="0" w:color="auto"/>
                                                    <w:right w:val="none" w:sz="0" w:space="0" w:color="auto"/>
                                                  </w:divBdr>
                                                  <w:divsChild>
                                                    <w:div w:id="13571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4429">
                                              <w:marLeft w:val="0"/>
                                              <w:marRight w:val="0"/>
                                              <w:marTop w:val="0"/>
                                              <w:marBottom w:val="0"/>
                                              <w:divBdr>
                                                <w:top w:val="none" w:sz="0" w:space="0" w:color="auto"/>
                                                <w:left w:val="none" w:sz="0" w:space="0" w:color="auto"/>
                                                <w:bottom w:val="none" w:sz="0" w:space="0" w:color="auto"/>
                                                <w:right w:val="none" w:sz="0" w:space="0" w:color="auto"/>
                                              </w:divBdr>
                                            </w:div>
                                          </w:divsChild>
                                        </w:div>
                                        <w:div w:id="1514610277">
                                          <w:marLeft w:val="0"/>
                                          <w:marRight w:val="0"/>
                                          <w:marTop w:val="0"/>
                                          <w:marBottom w:val="0"/>
                                          <w:divBdr>
                                            <w:top w:val="none" w:sz="0" w:space="0" w:color="auto"/>
                                            <w:left w:val="none" w:sz="0" w:space="0" w:color="auto"/>
                                            <w:bottom w:val="none" w:sz="0" w:space="0" w:color="auto"/>
                                            <w:right w:val="none" w:sz="0" w:space="0" w:color="auto"/>
                                          </w:divBdr>
                                          <w:divsChild>
                                            <w:div w:id="393043122">
                                              <w:marLeft w:val="0"/>
                                              <w:marRight w:val="0"/>
                                              <w:marTop w:val="0"/>
                                              <w:marBottom w:val="0"/>
                                              <w:divBdr>
                                                <w:top w:val="none" w:sz="0" w:space="0" w:color="auto"/>
                                                <w:left w:val="none" w:sz="0" w:space="0" w:color="auto"/>
                                                <w:bottom w:val="none" w:sz="0" w:space="0" w:color="auto"/>
                                                <w:right w:val="none" w:sz="0" w:space="0" w:color="auto"/>
                                              </w:divBdr>
                                            </w:div>
                                            <w:div w:id="600721235">
                                              <w:marLeft w:val="0"/>
                                              <w:marRight w:val="0"/>
                                              <w:marTop w:val="0"/>
                                              <w:marBottom w:val="0"/>
                                              <w:divBdr>
                                                <w:top w:val="none" w:sz="0" w:space="0" w:color="auto"/>
                                                <w:left w:val="none" w:sz="0" w:space="0" w:color="auto"/>
                                                <w:bottom w:val="none" w:sz="0" w:space="0" w:color="auto"/>
                                                <w:right w:val="none" w:sz="0" w:space="0" w:color="auto"/>
                                              </w:divBdr>
                                            </w:div>
                                            <w:div w:id="1679959474">
                                              <w:marLeft w:val="0"/>
                                              <w:marRight w:val="0"/>
                                              <w:marTop w:val="0"/>
                                              <w:marBottom w:val="0"/>
                                              <w:divBdr>
                                                <w:top w:val="none" w:sz="0" w:space="0" w:color="auto"/>
                                                <w:left w:val="none" w:sz="0" w:space="0" w:color="auto"/>
                                                <w:bottom w:val="none" w:sz="0" w:space="0" w:color="auto"/>
                                                <w:right w:val="none" w:sz="0" w:space="0" w:color="auto"/>
                                              </w:divBdr>
                                              <w:divsChild>
                                                <w:div w:id="2008289747">
                                                  <w:marLeft w:val="0"/>
                                                  <w:marRight w:val="0"/>
                                                  <w:marTop w:val="0"/>
                                                  <w:marBottom w:val="0"/>
                                                  <w:divBdr>
                                                    <w:top w:val="none" w:sz="0" w:space="0" w:color="auto"/>
                                                    <w:left w:val="none" w:sz="0" w:space="0" w:color="auto"/>
                                                    <w:bottom w:val="none" w:sz="0" w:space="0" w:color="auto"/>
                                                    <w:right w:val="none" w:sz="0" w:space="0" w:color="auto"/>
                                                  </w:divBdr>
                                                  <w:divsChild>
                                                    <w:div w:id="124538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430913">
                                          <w:marLeft w:val="0"/>
                                          <w:marRight w:val="0"/>
                                          <w:marTop w:val="0"/>
                                          <w:marBottom w:val="0"/>
                                          <w:divBdr>
                                            <w:top w:val="none" w:sz="0" w:space="0" w:color="auto"/>
                                            <w:left w:val="none" w:sz="0" w:space="0" w:color="auto"/>
                                            <w:bottom w:val="none" w:sz="0" w:space="0" w:color="auto"/>
                                            <w:right w:val="none" w:sz="0" w:space="0" w:color="auto"/>
                                          </w:divBdr>
                                          <w:divsChild>
                                            <w:div w:id="1330257811">
                                              <w:marLeft w:val="0"/>
                                              <w:marRight w:val="0"/>
                                              <w:marTop w:val="0"/>
                                              <w:marBottom w:val="0"/>
                                              <w:divBdr>
                                                <w:top w:val="none" w:sz="0" w:space="0" w:color="auto"/>
                                                <w:left w:val="none" w:sz="0" w:space="0" w:color="auto"/>
                                                <w:bottom w:val="none" w:sz="0" w:space="0" w:color="auto"/>
                                                <w:right w:val="none" w:sz="0" w:space="0" w:color="auto"/>
                                              </w:divBdr>
                                            </w:div>
                                            <w:div w:id="1386484356">
                                              <w:marLeft w:val="0"/>
                                              <w:marRight w:val="0"/>
                                              <w:marTop w:val="0"/>
                                              <w:marBottom w:val="0"/>
                                              <w:divBdr>
                                                <w:top w:val="none" w:sz="0" w:space="0" w:color="auto"/>
                                                <w:left w:val="none" w:sz="0" w:space="0" w:color="auto"/>
                                                <w:bottom w:val="none" w:sz="0" w:space="0" w:color="auto"/>
                                                <w:right w:val="none" w:sz="0" w:space="0" w:color="auto"/>
                                              </w:divBdr>
                                              <w:divsChild>
                                                <w:div w:id="1783113786">
                                                  <w:marLeft w:val="0"/>
                                                  <w:marRight w:val="0"/>
                                                  <w:marTop w:val="0"/>
                                                  <w:marBottom w:val="0"/>
                                                  <w:divBdr>
                                                    <w:top w:val="none" w:sz="0" w:space="0" w:color="auto"/>
                                                    <w:left w:val="none" w:sz="0" w:space="0" w:color="auto"/>
                                                    <w:bottom w:val="none" w:sz="0" w:space="0" w:color="auto"/>
                                                    <w:right w:val="none" w:sz="0" w:space="0" w:color="auto"/>
                                                  </w:divBdr>
                                                  <w:divsChild>
                                                    <w:div w:id="3944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2619">
                                              <w:marLeft w:val="0"/>
                                              <w:marRight w:val="0"/>
                                              <w:marTop w:val="0"/>
                                              <w:marBottom w:val="0"/>
                                              <w:divBdr>
                                                <w:top w:val="none" w:sz="0" w:space="0" w:color="auto"/>
                                                <w:left w:val="none" w:sz="0" w:space="0" w:color="auto"/>
                                                <w:bottom w:val="none" w:sz="0" w:space="0" w:color="auto"/>
                                                <w:right w:val="none" w:sz="0" w:space="0" w:color="auto"/>
                                              </w:divBdr>
                                            </w:div>
                                          </w:divsChild>
                                        </w:div>
                                        <w:div w:id="1749881616">
                                          <w:marLeft w:val="0"/>
                                          <w:marRight w:val="0"/>
                                          <w:marTop w:val="0"/>
                                          <w:marBottom w:val="0"/>
                                          <w:divBdr>
                                            <w:top w:val="none" w:sz="0" w:space="0" w:color="auto"/>
                                            <w:left w:val="none" w:sz="0" w:space="0" w:color="auto"/>
                                            <w:bottom w:val="none" w:sz="0" w:space="0" w:color="auto"/>
                                            <w:right w:val="none" w:sz="0" w:space="0" w:color="auto"/>
                                          </w:divBdr>
                                          <w:divsChild>
                                            <w:div w:id="656423239">
                                              <w:marLeft w:val="0"/>
                                              <w:marRight w:val="0"/>
                                              <w:marTop w:val="0"/>
                                              <w:marBottom w:val="0"/>
                                              <w:divBdr>
                                                <w:top w:val="none" w:sz="0" w:space="0" w:color="auto"/>
                                                <w:left w:val="none" w:sz="0" w:space="0" w:color="auto"/>
                                                <w:bottom w:val="none" w:sz="0" w:space="0" w:color="auto"/>
                                                <w:right w:val="none" w:sz="0" w:space="0" w:color="auto"/>
                                              </w:divBdr>
                                            </w:div>
                                          </w:divsChild>
                                        </w:div>
                                        <w:div w:id="2011129469">
                                          <w:marLeft w:val="0"/>
                                          <w:marRight w:val="0"/>
                                          <w:marTop w:val="0"/>
                                          <w:marBottom w:val="0"/>
                                          <w:divBdr>
                                            <w:top w:val="none" w:sz="0" w:space="0" w:color="auto"/>
                                            <w:left w:val="none" w:sz="0" w:space="0" w:color="auto"/>
                                            <w:bottom w:val="none" w:sz="0" w:space="0" w:color="auto"/>
                                            <w:right w:val="none" w:sz="0" w:space="0" w:color="auto"/>
                                          </w:divBdr>
                                          <w:divsChild>
                                            <w:div w:id="35663274">
                                              <w:marLeft w:val="0"/>
                                              <w:marRight w:val="0"/>
                                              <w:marTop w:val="0"/>
                                              <w:marBottom w:val="0"/>
                                              <w:divBdr>
                                                <w:top w:val="none" w:sz="0" w:space="0" w:color="auto"/>
                                                <w:left w:val="none" w:sz="0" w:space="0" w:color="auto"/>
                                                <w:bottom w:val="none" w:sz="0" w:space="0" w:color="auto"/>
                                                <w:right w:val="none" w:sz="0" w:space="0" w:color="auto"/>
                                              </w:divBdr>
                                            </w:div>
                                            <w:div w:id="818770348">
                                              <w:marLeft w:val="0"/>
                                              <w:marRight w:val="0"/>
                                              <w:marTop w:val="0"/>
                                              <w:marBottom w:val="0"/>
                                              <w:divBdr>
                                                <w:top w:val="none" w:sz="0" w:space="0" w:color="auto"/>
                                                <w:left w:val="none" w:sz="0" w:space="0" w:color="auto"/>
                                                <w:bottom w:val="none" w:sz="0" w:space="0" w:color="auto"/>
                                                <w:right w:val="none" w:sz="0" w:space="0" w:color="auto"/>
                                              </w:divBdr>
                                            </w:div>
                                            <w:div w:id="2105374421">
                                              <w:marLeft w:val="0"/>
                                              <w:marRight w:val="0"/>
                                              <w:marTop w:val="0"/>
                                              <w:marBottom w:val="0"/>
                                              <w:divBdr>
                                                <w:top w:val="none" w:sz="0" w:space="0" w:color="auto"/>
                                                <w:left w:val="none" w:sz="0" w:space="0" w:color="auto"/>
                                                <w:bottom w:val="none" w:sz="0" w:space="0" w:color="auto"/>
                                                <w:right w:val="none" w:sz="0" w:space="0" w:color="auto"/>
                                              </w:divBdr>
                                              <w:divsChild>
                                                <w:div w:id="274137261">
                                                  <w:marLeft w:val="0"/>
                                                  <w:marRight w:val="0"/>
                                                  <w:marTop w:val="0"/>
                                                  <w:marBottom w:val="0"/>
                                                  <w:divBdr>
                                                    <w:top w:val="none" w:sz="0" w:space="0" w:color="auto"/>
                                                    <w:left w:val="none" w:sz="0" w:space="0" w:color="auto"/>
                                                    <w:bottom w:val="none" w:sz="0" w:space="0" w:color="auto"/>
                                                    <w:right w:val="none" w:sz="0" w:space="0" w:color="auto"/>
                                                  </w:divBdr>
                                                  <w:divsChild>
                                                    <w:div w:id="1512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359038">
          <w:marLeft w:val="0"/>
          <w:marRight w:val="0"/>
          <w:marTop w:val="0"/>
          <w:marBottom w:val="0"/>
          <w:divBdr>
            <w:top w:val="none" w:sz="0" w:space="0" w:color="auto"/>
            <w:left w:val="none" w:sz="0" w:space="0" w:color="auto"/>
            <w:bottom w:val="none" w:sz="0" w:space="0" w:color="auto"/>
            <w:right w:val="none" w:sz="0" w:space="0" w:color="auto"/>
          </w:divBdr>
          <w:divsChild>
            <w:div w:id="875973204">
              <w:marLeft w:val="0"/>
              <w:marRight w:val="0"/>
              <w:marTop w:val="0"/>
              <w:marBottom w:val="0"/>
              <w:divBdr>
                <w:top w:val="none" w:sz="0" w:space="0" w:color="auto"/>
                <w:left w:val="none" w:sz="0" w:space="0" w:color="auto"/>
                <w:bottom w:val="none" w:sz="0" w:space="0" w:color="auto"/>
                <w:right w:val="none" w:sz="0" w:space="0" w:color="auto"/>
              </w:divBdr>
              <w:divsChild>
                <w:div w:id="349987118">
                  <w:marLeft w:val="0"/>
                  <w:marRight w:val="0"/>
                  <w:marTop w:val="0"/>
                  <w:marBottom w:val="0"/>
                  <w:divBdr>
                    <w:top w:val="none" w:sz="0" w:space="0" w:color="auto"/>
                    <w:left w:val="none" w:sz="0" w:space="0" w:color="auto"/>
                    <w:bottom w:val="none" w:sz="0" w:space="0" w:color="auto"/>
                    <w:right w:val="none" w:sz="0" w:space="0" w:color="auto"/>
                  </w:divBdr>
                  <w:divsChild>
                    <w:div w:id="1209607932">
                      <w:marLeft w:val="0"/>
                      <w:marRight w:val="0"/>
                      <w:marTop w:val="0"/>
                      <w:marBottom w:val="0"/>
                      <w:divBdr>
                        <w:top w:val="none" w:sz="0" w:space="0" w:color="auto"/>
                        <w:left w:val="none" w:sz="0" w:space="0" w:color="auto"/>
                        <w:bottom w:val="none" w:sz="0" w:space="0" w:color="auto"/>
                        <w:right w:val="none" w:sz="0" w:space="0" w:color="auto"/>
                      </w:divBdr>
                      <w:divsChild>
                        <w:div w:id="45498856">
                          <w:marLeft w:val="0"/>
                          <w:marRight w:val="0"/>
                          <w:marTop w:val="0"/>
                          <w:marBottom w:val="0"/>
                          <w:divBdr>
                            <w:top w:val="none" w:sz="0" w:space="0" w:color="auto"/>
                            <w:left w:val="none" w:sz="0" w:space="0" w:color="auto"/>
                            <w:bottom w:val="none" w:sz="0" w:space="0" w:color="auto"/>
                            <w:right w:val="none" w:sz="0" w:space="0" w:color="auto"/>
                          </w:divBdr>
                          <w:divsChild>
                            <w:div w:id="463238936">
                              <w:marLeft w:val="0"/>
                              <w:marRight w:val="0"/>
                              <w:marTop w:val="0"/>
                              <w:marBottom w:val="0"/>
                              <w:divBdr>
                                <w:top w:val="none" w:sz="0" w:space="0" w:color="auto"/>
                                <w:left w:val="none" w:sz="0" w:space="0" w:color="auto"/>
                                <w:bottom w:val="none" w:sz="0" w:space="0" w:color="auto"/>
                                <w:right w:val="none" w:sz="0" w:space="0" w:color="auto"/>
                              </w:divBdr>
                              <w:divsChild>
                                <w:div w:id="2126342802">
                                  <w:marLeft w:val="0"/>
                                  <w:marRight w:val="0"/>
                                  <w:marTop w:val="0"/>
                                  <w:marBottom w:val="0"/>
                                  <w:divBdr>
                                    <w:top w:val="none" w:sz="0" w:space="0" w:color="auto"/>
                                    <w:left w:val="none" w:sz="0" w:space="0" w:color="auto"/>
                                    <w:bottom w:val="none" w:sz="0" w:space="0" w:color="auto"/>
                                    <w:right w:val="none" w:sz="0" w:space="0" w:color="auto"/>
                                  </w:divBdr>
                                </w:div>
                              </w:divsChild>
                            </w:div>
                            <w:div w:id="771821335">
                              <w:marLeft w:val="0"/>
                              <w:marRight w:val="0"/>
                              <w:marTop w:val="0"/>
                              <w:marBottom w:val="0"/>
                              <w:divBdr>
                                <w:top w:val="none" w:sz="0" w:space="0" w:color="auto"/>
                                <w:left w:val="none" w:sz="0" w:space="0" w:color="auto"/>
                                <w:bottom w:val="none" w:sz="0" w:space="0" w:color="auto"/>
                                <w:right w:val="none" w:sz="0" w:space="0" w:color="auto"/>
                              </w:divBdr>
                              <w:divsChild>
                                <w:div w:id="1438335399">
                                  <w:marLeft w:val="0"/>
                                  <w:marRight w:val="0"/>
                                  <w:marTop w:val="0"/>
                                  <w:marBottom w:val="0"/>
                                  <w:divBdr>
                                    <w:top w:val="none" w:sz="0" w:space="0" w:color="auto"/>
                                    <w:left w:val="none" w:sz="0" w:space="0" w:color="auto"/>
                                    <w:bottom w:val="none" w:sz="0" w:space="0" w:color="auto"/>
                                    <w:right w:val="none" w:sz="0" w:space="0" w:color="auto"/>
                                  </w:divBdr>
                                </w:div>
                              </w:divsChild>
                            </w:div>
                            <w:div w:id="1108157695">
                              <w:marLeft w:val="0"/>
                              <w:marRight w:val="0"/>
                              <w:marTop w:val="0"/>
                              <w:marBottom w:val="0"/>
                              <w:divBdr>
                                <w:top w:val="none" w:sz="0" w:space="0" w:color="auto"/>
                                <w:left w:val="none" w:sz="0" w:space="0" w:color="auto"/>
                                <w:bottom w:val="none" w:sz="0" w:space="0" w:color="auto"/>
                                <w:right w:val="none" w:sz="0" w:space="0" w:color="auto"/>
                              </w:divBdr>
                              <w:divsChild>
                                <w:div w:id="526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270">
                          <w:marLeft w:val="0"/>
                          <w:marRight w:val="0"/>
                          <w:marTop w:val="0"/>
                          <w:marBottom w:val="0"/>
                          <w:divBdr>
                            <w:top w:val="none" w:sz="0" w:space="0" w:color="auto"/>
                            <w:left w:val="none" w:sz="0" w:space="0" w:color="auto"/>
                            <w:bottom w:val="none" w:sz="0" w:space="0" w:color="auto"/>
                            <w:right w:val="none" w:sz="0" w:space="0" w:color="auto"/>
                          </w:divBdr>
                          <w:divsChild>
                            <w:div w:id="607352653">
                              <w:marLeft w:val="0"/>
                              <w:marRight w:val="0"/>
                              <w:marTop w:val="0"/>
                              <w:marBottom w:val="0"/>
                              <w:divBdr>
                                <w:top w:val="none" w:sz="0" w:space="0" w:color="auto"/>
                                <w:left w:val="none" w:sz="0" w:space="0" w:color="auto"/>
                                <w:bottom w:val="none" w:sz="0" w:space="0" w:color="auto"/>
                                <w:right w:val="none" w:sz="0" w:space="0" w:color="auto"/>
                              </w:divBdr>
                              <w:divsChild>
                                <w:div w:id="1709376650">
                                  <w:marLeft w:val="0"/>
                                  <w:marRight w:val="0"/>
                                  <w:marTop w:val="0"/>
                                  <w:marBottom w:val="0"/>
                                  <w:divBdr>
                                    <w:top w:val="none" w:sz="0" w:space="0" w:color="auto"/>
                                    <w:left w:val="none" w:sz="0" w:space="0" w:color="auto"/>
                                    <w:bottom w:val="none" w:sz="0" w:space="0" w:color="auto"/>
                                    <w:right w:val="none" w:sz="0" w:space="0" w:color="auto"/>
                                  </w:divBdr>
                                  <w:divsChild>
                                    <w:div w:id="938025038">
                                      <w:marLeft w:val="0"/>
                                      <w:marRight w:val="0"/>
                                      <w:marTop w:val="0"/>
                                      <w:marBottom w:val="0"/>
                                      <w:divBdr>
                                        <w:top w:val="none" w:sz="0" w:space="0" w:color="auto"/>
                                        <w:left w:val="none" w:sz="0" w:space="0" w:color="auto"/>
                                        <w:bottom w:val="none" w:sz="0" w:space="0" w:color="auto"/>
                                        <w:right w:val="none" w:sz="0" w:space="0" w:color="auto"/>
                                      </w:divBdr>
                                      <w:divsChild>
                                        <w:div w:id="683674862">
                                          <w:marLeft w:val="0"/>
                                          <w:marRight w:val="0"/>
                                          <w:marTop w:val="0"/>
                                          <w:marBottom w:val="0"/>
                                          <w:divBdr>
                                            <w:top w:val="none" w:sz="0" w:space="0" w:color="auto"/>
                                            <w:left w:val="none" w:sz="0" w:space="0" w:color="auto"/>
                                            <w:bottom w:val="none" w:sz="0" w:space="0" w:color="auto"/>
                                            <w:right w:val="none" w:sz="0" w:space="0" w:color="auto"/>
                                          </w:divBdr>
                                          <w:divsChild>
                                            <w:div w:id="262997167">
                                              <w:marLeft w:val="0"/>
                                              <w:marRight w:val="0"/>
                                              <w:marTop w:val="0"/>
                                              <w:marBottom w:val="0"/>
                                              <w:divBdr>
                                                <w:top w:val="none" w:sz="0" w:space="0" w:color="auto"/>
                                                <w:left w:val="none" w:sz="0" w:space="0" w:color="auto"/>
                                                <w:bottom w:val="none" w:sz="0" w:space="0" w:color="auto"/>
                                                <w:right w:val="none" w:sz="0" w:space="0" w:color="auto"/>
                                              </w:divBdr>
                                              <w:divsChild>
                                                <w:div w:id="2007512715">
                                                  <w:marLeft w:val="0"/>
                                                  <w:marRight w:val="0"/>
                                                  <w:marTop w:val="0"/>
                                                  <w:marBottom w:val="0"/>
                                                  <w:divBdr>
                                                    <w:top w:val="none" w:sz="0" w:space="0" w:color="auto"/>
                                                    <w:left w:val="none" w:sz="0" w:space="0" w:color="auto"/>
                                                    <w:bottom w:val="none" w:sz="0" w:space="0" w:color="auto"/>
                                                    <w:right w:val="none" w:sz="0" w:space="0" w:color="auto"/>
                                                  </w:divBdr>
                                                  <w:divsChild>
                                                    <w:div w:id="12253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5313">
                                              <w:marLeft w:val="0"/>
                                              <w:marRight w:val="0"/>
                                              <w:marTop w:val="0"/>
                                              <w:marBottom w:val="0"/>
                                              <w:divBdr>
                                                <w:top w:val="none" w:sz="0" w:space="0" w:color="auto"/>
                                                <w:left w:val="none" w:sz="0" w:space="0" w:color="auto"/>
                                                <w:bottom w:val="none" w:sz="0" w:space="0" w:color="auto"/>
                                                <w:right w:val="none" w:sz="0" w:space="0" w:color="auto"/>
                                              </w:divBdr>
                                            </w:div>
                                            <w:div w:id="1221748210">
                                              <w:marLeft w:val="0"/>
                                              <w:marRight w:val="0"/>
                                              <w:marTop w:val="0"/>
                                              <w:marBottom w:val="0"/>
                                              <w:divBdr>
                                                <w:top w:val="none" w:sz="0" w:space="0" w:color="auto"/>
                                                <w:left w:val="none" w:sz="0" w:space="0" w:color="auto"/>
                                                <w:bottom w:val="none" w:sz="0" w:space="0" w:color="auto"/>
                                                <w:right w:val="none" w:sz="0" w:space="0" w:color="auto"/>
                                              </w:divBdr>
                                            </w:div>
                                          </w:divsChild>
                                        </w:div>
                                        <w:div w:id="1376540312">
                                          <w:marLeft w:val="0"/>
                                          <w:marRight w:val="0"/>
                                          <w:marTop w:val="0"/>
                                          <w:marBottom w:val="0"/>
                                          <w:divBdr>
                                            <w:top w:val="none" w:sz="0" w:space="0" w:color="auto"/>
                                            <w:left w:val="none" w:sz="0" w:space="0" w:color="auto"/>
                                            <w:bottom w:val="none" w:sz="0" w:space="0" w:color="auto"/>
                                            <w:right w:val="none" w:sz="0" w:space="0" w:color="auto"/>
                                          </w:divBdr>
                                          <w:divsChild>
                                            <w:div w:id="358050862">
                                              <w:marLeft w:val="0"/>
                                              <w:marRight w:val="0"/>
                                              <w:marTop w:val="0"/>
                                              <w:marBottom w:val="0"/>
                                              <w:divBdr>
                                                <w:top w:val="none" w:sz="0" w:space="0" w:color="auto"/>
                                                <w:left w:val="none" w:sz="0" w:space="0" w:color="auto"/>
                                                <w:bottom w:val="none" w:sz="0" w:space="0" w:color="auto"/>
                                                <w:right w:val="none" w:sz="0" w:space="0" w:color="auto"/>
                                              </w:divBdr>
                                            </w:div>
                                          </w:divsChild>
                                        </w:div>
                                        <w:div w:id="1516462573">
                                          <w:marLeft w:val="0"/>
                                          <w:marRight w:val="0"/>
                                          <w:marTop w:val="0"/>
                                          <w:marBottom w:val="0"/>
                                          <w:divBdr>
                                            <w:top w:val="none" w:sz="0" w:space="0" w:color="auto"/>
                                            <w:left w:val="none" w:sz="0" w:space="0" w:color="auto"/>
                                            <w:bottom w:val="none" w:sz="0" w:space="0" w:color="auto"/>
                                            <w:right w:val="none" w:sz="0" w:space="0" w:color="auto"/>
                                          </w:divBdr>
                                          <w:divsChild>
                                            <w:div w:id="94516977">
                                              <w:marLeft w:val="0"/>
                                              <w:marRight w:val="0"/>
                                              <w:marTop w:val="0"/>
                                              <w:marBottom w:val="0"/>
                                              <w:divBdr>
                                                <w:top w:val="none" w:sz="0" w:space="0" w:color="auto"/>
                                                <w:left w:val="none" w:sz="0" w:space="0" w:color="auto"/>
                                                <w:bottom w:val="none" w:sz="0" w:space="0" w:color="auto"/>
                                                <w:right w:val="none" w:sz="0" w:space="0" w:color="auto"/>
                                              </w:divBdr>
                                              <w:divsChild>
                                                <w:div w:id="1539510563">
                                                  <w:marLeft w:val="0"/>
                                                  <w:marRight w:val="0"/>
                                                  <w:marTop w:val="0"/>
                                                  <w:marBottom w:val="0"/>
                                                  <w:divBdr>
                                                    <w:top w:val="none" w:sz="0" w:space="0" w:color="auto"/>
                                                    <w:left w:val="none" w:sz="0" w:space="0" w:color="auto"/>
                                                    <w:bottom w:val="none" w:sz="0" w:space="0" w:color="auto"/>
                                                    <w:right w:val="none" w:sz="0" w:space="0" w:color="auto"/>
                                                  </w:divBdr>
                                                  <w:divsChild>
                                                    <w:div w:id="12200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0779">
                                              <w:marLeft w:val="0"/>
                                              <w:marRight w:val="0"/>
                                              <w:marTop w:val="0"/>
                                              <w:marBottom w:val="0"/>
                                              <w:divBdr>
                                                <w:top w:val="none" w:sz="0" w:space="0" w:color="auto"/>
                                                <w:left w:val="none" w:sz="0" w:space="0" w:color="auto"/>
                                                <w:bottom w:val="none" w:sz="0" w:space="0" w:color="auto"/>
                                                <w:right w:val="none" w:sz="0" w:space="0" w:color="auto"/>
                                              </w:divBdr>
                                            </w:div>
                                            <w:div w:id="16837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272863">
                              <w:marLeft w:val="0"/>
                              <w:marRight w:val="0"/>
                              <w:marTop w:val="0"/>
                              <w:marBottom w:val="0"/>
                              <w:divBdr>
                                <w:top w:val="none" w:sz="0" w:space="0" w:color="auto"/>
                                <w:left w:val="none" w:sz="0" w:space="0" w:color="auto"/>
                                <w:bottom w:val="none" w:sz="0" w:space="0" w:color="auto"/>
                                <w:right w:val="none" w:sz="0" w:space="0" w:color="auto"/>
                              </w:divBdr>
                              <w:divsChild>
                                <w:div w:id="976227697">
                                  <w:marLeft w:val="0"/>
                                  <w:marRight w:val="0"/>
                                  <w:marTop w:val="0"/>
                                  <w:marBottom w:val="0"/>
                                  <w:divBdr>
                                    <w:top w:val="none" w:sz="0" w:space="0" w:color="auto"/>
                                    <w:left w:val="none" w:sz="0" w:space="0" w:color="auto"/>
                                    <w:bottom w:val="none" w:sz="0" w:space="0" w:color="auto"/>
                                    <w:right w:val="none" w:sz="0" w:space="0" w:color="auto"/>
                                  </w:divBdr>
                                  <w:divsChild>
                                    <w:div w:id="30421754">
                                      <w:marLeft w:val="0"/>
                                      <w:marRight w:val="0"/>
                                      <w:marTop w:val="0"/>
                                      <w:marBottom w:val="0"/>
                                      <w:divBdr>
                                        <w:top w:val="none" w:sz="0" w:space="0" w:color="auto"/>
                                        <w:left w:val="none" w:sz="0" w:space="0" w:color="auto"/>
                                        <w:bottom w:val="none" w:sz="0" w:space="0" w:color="auto"/>
                                        <w:right w:val="none" w:sz="0" w:space="0" w:color="auto"/>
                                      </w:divBdr>
                                      <w:divsChild>
                                        <w:div w:id="2644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41938">
          <w:marLeft w:val="0"/>
          <w:marRight w:val="0"/>
          <w:marTop w:val="0"/>
          <w:marBottom w:val="0"/>
          <w:divBdr>
            <w:top w:val="none" w:sz="0" w:space="0" w:color="auto"/>
            <w:left w:val="none" w:sz="0" w:space="0" w:color="auto"/>
            <w:bottom w:val="none" w:sz="0" w:space="0" w:color="auto"/>
            <w:right w:val="none" w:sz="0" w:space="0" w:color="auto"/>
          </w:divBdr>
          <w:divsChild>
            <w:div w:id="1079329347">
              <w:marLeft w:val="0"/>
              <w:marRight w:val="0"/>
              <w:marTop w:val="0"/>
              <w:marBottom w:val="0"/>
              <w:divBdr>
                <w:top w:val="none" w:sz="0" w:space="0" w:color="auto"/>
                <w:left w:val="none" w:sz="0" w:space="0" w:color="auto"/>
                <w:bottom w:val="none" w:sz="0" w:space="0" w:color="auto"/>
                <w:right w:val="none" w:sz="0" w:space="0" w:color="auto"/>
              </w:divBdr>
              <w:divsChild>
                <w:div w:id="163322076">
                  <w:marLeft w:val="0"/>
                  <w:marRight w:val="0"/>
                  <w:marTop w:val="0"/>
                  <w:marBottom w:val="0"/>
                  <w:divBdr>
                    <w:top w:val="none" w:sz="0" w:space="0" w:color="auto"/>
                    <w:left w:val="none" w:sz="0" w:space="0" w:color="auto"/>
                    <w:bottom w:val="none" w:sz="0" w:space="0" w:color="auto"/>
                    <w:right w:val="none" w:sz="0" w:space="0" w:color="auto"/>
                  </w:divBdr>
                  <w:divsChild>
                    <w:div w:id="1929000874">
                      <w:marLeft w:val="0"/>
                      <w:marRight w:val="0"/>
                      <w:marTop w:val="0"/>
                      <w:marBottom w:val="0"/>
                      <w:divBdr>
                        <w:top w:val="none" w:sz="0" w:space="0" w:color="auto"/>
                        <w:left w:val="none" w:sz="0" w:space="0" w:color="auto"/>
                        <w:bottom w:val="none" w:sz="0" w:space="0" w:color="auto"/>
                        <w:right w:val="none" w:sz="0" w:space="0" w:color="auto"/>
                      </w:divBdr>
                      <w:divsChild>
                        <w:div w:id="539244544">
                          <w:marLeft w:val="0"/>
                          <w:marRight w:val="0"/>
                          <w:marTop w:val="0"/>
                          <w:marBottom w:val="0"/>
                          <w:divBdr>
                            <w:top w:val="none" w:sz="0" w:space="0" w:color="auto"/>
                            <w:left w:val="none" w:sz="0" w:space="0" w:color="auto"/>
                            <w:bottom w:val="none" w:sz="0" w:space="0" w:color="auto"/>
                            <w:right w:val="none" w:sz="0" w:space="0" w:color="auto"/>
                          </w:divBdr>
                          <w:divsChild>
                            <w:div w:id="849374363">
                              <w:marLeft w:val="0"/>
                              <w:marRight w:val="0"/>
                              <w:marTop w:val="0"/>
                              <w:marBottom w:val="0"/>
                              <w:divBdr>
                                <w:top w:val="none" w:sz="0" w:space="0" w:color="auto"/>
                                <w:left w:val="none" w:sz="0" w:space="0" w:color="auto"/>
                                <w:bottom w:val="none" w:sz="0" w:space="0" w:color="auto"/>
                                <w:right w:val="none" w:sz="0" w:space="0" w:color="auto"/>
                              </w:divBdr>
                              <w:divsChild>
                                <w:div w:id="1694499708">
                                  <w:marLeft w:val="0"/>
                                  <w:marRight w:val="0"/>
                                  <w:marTop w:val="0"/>
                                  <w:marBottom w:val="0"/>
                                  <w:divBdr>
                                    <w:top w:val="none" w:sz="0" w:space="0" w:color="auto"/>
                                    <w:left w:val="none" w:sz="0" w:space="0" w:color="auto"/>
                                    <w:bottom w:val="none" w:sz="0" w:space="0" w:color="auto"/>
                                    <w:right w:val="none" w:sz="0" w:space="0" w:color="auto"/>
                                  </w:divBdr>
                                  <w:divsChild>
                                    <w:div w:id="303974941">
                                      <w:marLeft w:val="0"/>
                                      <w:marRight w:val="0"/>
                                      <w:marTop w:val="0"/>
                                      <w:marBottom w:val="0"/>
                                      <w:divBdr>
                                        <w:top w:val="none" w:sz="0" w:space="0" w:color="auto"/>
                                        <w:left w:val="none" w:sz="0" w:space="0" w:color="auto"/>
                                        <w:bottom w:val="none" w:sz="0" w:space="0" w:color="auto"/>
                                        <w:right w:val="none" w:sz="0" w:space="0" w:color="auto"/>
                                      </w:divBdr>
                                      <w:divsChild>
                                        <w:div w:id="1369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853424">
          <w:marLeft w:val="0"/>
          <w:marRight w:val="0"/>
          <w:marTop w:val="0"/>
          <w:marBottom w:val="0"/>
          <w:divBdr>
            <w:top w:val="none" w:sz="0" w:space="0" w:color="auto"/>
            <w:left w:val="none" w:sz="0" w:space="0" w:color="auto"/>
            <w:bottom w:val="none" w:sz="0" w:space="0" w:color="auto"/>
            <w:right w:val="none" w:sz="0" w:space="0" w:color="auto"/>
          </w:divBdr>
          <w:divsChild>
            <w:div w:id="1513297038">
              <w:marLeft w:val="0"/>
              <w:marRight w:val="0"/>
              <w:marTop w:val="0"/>
              <w:marBottom w:val="0"/>
              <w:divBdr>
                <w:top w:val="none" w:sz="0" w:space="0" w:color="auto"/>
                <w:left w:val="none" w:sz="0" w:space="0" w:color="auto"/>
                <w:bottom w:val="none" w:sz="0" w:space="0" w:color="auto"/>
                <w:right w:val="none" w:sz="0" w:space="0" w:color="auto"/>
              </w:divBdr>
              <w:divsChild>
                <w:div w:id="1919748609">
                  <w:marLeft w:val="0"/>
                  <w:marRight w:val="0"/>
                  <w:marTop w:val="0"/>
                  <w:marBottom w:val="0"/>
                  <w:divBdr>
                    <w:top w:val="none" w:sz="0" w:space="0" w:color="auto"/>
                    <w:left w:val="none" w:sz="0" w:space="0" w:color="auto"/>
                    <w:bottom w:val="none" w:sz="0" w:space="0" w:color="auto"/>
                    <w:right w:val="none" w:sz="0" w:space="0" w:color="auto"/>
                  </w:divBdr>
                  <w:divsChild>
                    <w:div w:id="2036422548">
                      <w:marLeft w:val="0"/>
                      <w:marRight w:val="0"/>
                      <w:marTop w:val="0"/>
                      <w:marBottom w:val="0"/>
                      <w:divBdr>
                        <w:top w:val="none" w:sz="0" w:space="0" w:color="auto"/>
                        <w:left w:val="none" w:sz="0" w:space="0" w:color="auto"/>
                        <w:bottom w:val="none" w:sz="0" w:space="0" w:color="auto"/>
                        <w:right w:val="none" w:sz="0" w:space="0" w:color="auto"/>
                      </w:divBdr>
                      <w:divsChild>
                        <w:div w:id="1059287041">
                          <w:marLeft w:val="0"/>
                          <w:marRight w:val="0"/>
                          <w:marTop w:val="0"/>
                          <w:marBottom w:val="0"/>
                          <w:divBdr>
                            <w:top w:val="none" w:sz="0" w:space="0" w:color="auto"/>
                            <w:left w:val="none" w:sz="0" w:space="0" w:color="auto"/>
                            <w:bottom w:val="none" w:sz="0" w:space="0" w:color="auto"/>
                            <w:right w:val="none" w:sz="0" w:space="0" w:color="auto"/>
                          </w:divBdr>
                          <w:divsChild>
                            <w:div w:id="599030868">
                              <w:marLeft w:val="0"/>
                              <w:marRight w:val="0"/>
                              <w:marTop w:val="0"/>
                              <w:marBottom w:val="0"/>
                              <w:divBdr>
                                <w:top w:val="none" w:sz="0" w:space="0" w:color="auto"/>
                                <w:left w:val="none" w:sz="0" w:space="0" w:color="auto"/>
                                <w:bottom w:val="none" w:sz="0" w:space="0" w:color="auto"/>
                                <w:right w:val="none" w:sz="0" w:space="0" w:color="auto"/>
                              </w:divBdr>
                              <w:divsChild>
                                <w:div w:id="1793280800">
                                  <w:marLeft w:val="0"/>
                                  <w:marRight w:val="0"/>
                                  <w:marTop w:val="0"/>
                                  <w:marBottom w:val="0"/>
                                  <w:divBdr>
                                    <w:top w:val="none" w:sz="0" w:space="0" w:color="auto"/>
                                    <w:left w:val="none" w:sz="0" w:space="0" w:color="auto"/>
                                    <w:bottom w:val="none" w:sz="0" w:space="0" w:color="auto"/>
                                    <w:right w:val="none" w:sz="0" w:space="0" w:color="auto"/>
                                  </w:divBdr>
                                  <w:divsChild>
                                    <w:div w:id="1145701676">
                                      <w:marLeft w:val="0"/>
                                      <w:marRight w:val="0"/>
                                      <w:marTop w:val="0"/>
                                      <w:marBottom w:val="0"/>
                                      <w:divBdr>
                                        <w:top w:val="none" w:sz="0" w:space="0" w:color="auto"/>
                                        <w:left w:val="none" w:sz="0" w:space="0" w:color="auto"/>
                                        <w:bottom w:val="none" w:sz="0" w:space="0" w:color="auto"/>
                                        <w:right w:val="none" w:sz="0" w:space="0" w:color="auto"/>
                                      </w:divBdr>
                                      <w:divsChild>
                                        <w:div w:id="19185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0139">
          <w:marLeft w:val="0"/>
          <w:marRight w:val="0"/>
          <w:marTop w:val="0"/>
          <w:marBottom w:val="0"/>
          <w:divBdr>
            <w:top w:val="none" w:sz="0" w:space="0" w:color="auto"/>
            <w:left w:val="none" w:sz="0" w:space="0" w:color="auto"/>
            <w:bottom w:val="none" w:sz="0" w:space="0" w:color="auto"/>
            <w:right w:val="none" w:sz="0" w:space="0" w:color="auto"/>
          </w:divBdr>
          <w:divsChild>
            <w:div w:id="435180781">
              <w:marLeft w:val="0"/>
              <w:marRight w:val="0"/>
              <w:marTop w:val="0"/>
              <w:marBottom w:val="0"/>
              <w:divBdr>
                <w:top w:val="none" w:sz="0" w:space="0" w:color="auto"/>
                <w:left w:val="none" w:sz="0" w:space="0" w:color="auto"/>
                <w:bottom w:val="none" w:sz="0" w:space="0" w:color="auto"/>
                <w:right w:val="none" w:sz="0" w:space="0" w:color="auto"/>
              </w:divBdr>
              <w:divsChild>
                <w:div w:id="360712850">
                  <w:marLeft w:val="0"/>
                  <w:marRight w:val="0"/>
                  <w:marTop w:val="0"/>
                  <w:marBottom w:val="0"/>
                  <w:divBdr>
                    <w:top w:val="none" w:sz="0" w:space="0" w:color="auto"/>
                    <w:left w:val="none" w:sz="0" w:space="0" w:color="auto"/>
                    <w:bottom w:val="none" w:sz="0" w:space="0" w:color="auto"/>
                    <w:right w:val="none" w:sz="0" w:space="0" w:color="auto"/>
                  </w:divBdr>
                  <w:divsChild>
                    <w:div w:id="1242105617">
                      <w:marLeft w:val="0"/>
                      <w:marRight w:val="0"/>
                      <w:marTop w:val="0"/>
                      <w:marBottom w:val="0"/>
                      <w:divBdr>
                        <w:top w:val="none" w:sz="0" w:space="0" w:color="auto"/>
                        <w:left w:val="none" w:sz="0" w:space="0" w:color="auto"/>
                        <w:bottom w:val="none" w:sz="0" w:space="0" w:color="auto"/>
                        <w:right w:val="none" w:sz="0" w:space="0" w:color="auto"/>
                      </w:divBdr>
                      <w:divsChild>
                        <w:div w:id="1958636126">
                          <w:marLeft w:val="0"/>
                          <w:marRight w:val="0"/>
                          <w:marTop w:val="0"/>
                          <w:marBottom w:val="0"/>
                          <w:divBdr>
                            <w:top w:val="none" w:sz="0" w:space="0" w:color="auto"/>
                            <w:left w:val="none" w:sz="0" w:space="0" w:color="auto"/>
                            <w:bottom w:val="none" w:sz="0" w:space="0" w:color="auto"/>
                            <w:right w:val="none" w:sz="0" w:space="0" w:color="auto"/>
                          </w:divBdr>
                          <w:divsChild>
                            <w:div w:id="115413546">
                              <w:marLeft w:val="0"/>
                              <w:marRight w:val="0"/>
                              <w:marTop w:val="0"/>
                              <w:marBottom w:val="0"/>
                              <w:divBdr>
                                <w:top w:val="none" w:sz="0" w:space="0" w:color="auto"/>
                                <w:left w:val="none" w:sz="0" w:space="0" w:color="auto"/>
                                <w:bottom w:val="none" w:sz="0" w:space="0" w:color="auto"/>
                                <w:right w:val="none" w:sz="0" w:space="0" w:color="auto"/>
                              </w:divBdr>
                              <w:divsChild>
                                <w:div w:id="1913923697">
                                  <w:marLeft w:val="0"/>
                                  <w:marRight w:val="0"/>
                                  <w:marTop w:val="0"/>
                                  <w:marBottom w:val="0"/>
                                  <w:divBdr>
                                    <w:top w:val="none" w:sz="0" w:space="0" w:color="auto"/>
                                    <w:left w:val="none" w:sz="0" w:space="0" w:color="auto"/>
                                    <w:bottom w:val="none" w:sz="0" w:space="0" w:color="auto"/>
                                    <w:right w:val="none" w:sz="0" w:space="0" w:color="auto"/>
                                  </w:divBdr>
                                  <w:divsChild>
                                    <w:div w:id="232129102">
                                      <w:marLeft w:val="0"/>
                                      <w:marRight w:val="0"/>
                                      <w:marTop w:val="0"/>
                                      <w:marBottom w:val="0"/>
                                      <w:divBdr>
                                        <w:top w:val="none" w:sz="0" w:space="0" w:color="auto"/>
                                        <w:left w:val="none" w:sz="0" w:space="0" w:color="auto"/>
                                        <w:bottom w:val="none" w:sz="0" w:space="0" w:color="auto"/>
                                        <w:right w:val="none" w:sz="0" w:space="0" w:color="auto"/>
                                      </w:divBdr>
                                      <w:divsChild>
                                        <w:div w:id="8149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274489">
          <w:marLeft w:val="0"/>
          <w:marRight w:val="0"/>
          <w:marTop w:val="0"/>
          <w:marBottom w:val="0"/>
          <w:divBdr>
            <w:top w:val="none" w:sz="0" w:space="0" w:color="auto"/>
            <w:left w:val="none" w:sz="0" w:space="0" w:color="auto"/>
            <w:bottom w:val="none" w:sz="0" w:space="0" w:color="auto"/>
            <w:right w:val="none" w:sz="0" w:space="0" w:color="auto"/>
          </w:divBdr>
          <w:divsChild>
            <w:div w:id="1246108157">
              <w:marLeft w:val="0"/>
              <w:marRight w:val="0"/>
              <w:marTop w:val="0"/>
              <w:marBottom w:val="0"/>
              <w:divBdr>
                <w:top w:val="none" w:sz="0" w:space="0" w:color="auto"/>
                <w:left w:val="none" w:sz="0" w:space="0" w:color="auto"/>
                <w:bottom w:val="none" w:sz="0" w:space="0" w:color="auto"/>
                <w:right w:val="none" w:sz="0" w:space="0" w:color="auto"/>
              </w:divBdr>
              <w:divsChild>
                <w:div w:id="1669820069">
                  <w:marLeft w:val="0"/>
                  <w:marRight w:val="0"/>
                  <w:marTop w:val="0"/>
                  <w:marBottom w:val="0"/>
                  <w:divBdr>
                    <w:top w:val="none" w:sz="0" w:space="0" w:color="auto"/>
                    <w:left w:val="none" w:sz="0" w:space="0" w:color="auto"/>
                    <w:bottom w:val="none" w:sz="0" w:space="0" w:color="auto"/>
                    <w:right w:val="none" w:sz="0" w:space="0" w:color="auto"/>
                  </w:divBdr>
                  <w:divsChild>
                    <w:div w:id="1214924300">
                      <w:marLeft w:val="0"/>
                      <w:marRight w:val="0"/>
                      <w:marTop w:val="0"/>
                      <w:marBottom w:val="0"/>
                      <w:divBdr>
                        <w:top w:val="none" w:sz="0" w:space="0" w:color="auto"/>
                        <w:left w:val="none" w:sz="0" w:space="0" w:color="auto"/>
                        <w:bottom w:val="none" w:sz="0" w:space="0" w:color="auto"/>
                        <w:right w:val="none" w:sz="0" w:space="0" w:color="auto"/>
                      </w:divBdr>
                      <w:divsChild>
                        <w:div w:id="535509151">
                          <w:marLeft w:val="0"/>
                          <w:marRight w:val="0"/>
                          <w:marTop w:val="0"/>
                          <w:marBottom w:val="0"/>
                          <w:divBdr>
                            <w:top w:val="none" w:sz="0" w:space="0" w:color="auto"/>
                            <w:left w:val="none" w:sz="0" w:space="0" w:color="auto"/>
                            <w:bottom w:val="none" w:sz="0" w:space="0" w:color="auto"/>
                            <w:right w:val="none" w:sz="0" w:space="0" w:color="auto"/>
                          </w:divBdr>
                          <w:divsChild>
                            <w:div w:id="560288341">
                              <w:marLeft w:val="0"/>
                              <w:marRight w:val="0"/>
                              <w:marTop w:val="0"/>
                              <w:marBottom w:val="0"/>
                              <w:divBdr>
                                <w:top w:val="none" w:sz="0" w:space="0" w:color="auto"/>
                                <w:left w:val="none" w:sz="0" w:space="0" w:color="auto"/>
                                <w:bottom w:val="none" w:sz="0" w:space="0" w:color="auto"/>
                                <w:right w:val="none" w:sz="0" w:space="0" w:color="auto"/>
                              </w:divBdr>
                              <w:divsChild>
                                <w:div w:id="905720012">
                                  <w:marLeft w:val="0"/>
                                  <w:marRight w:val="0"/>
                                  <w:marTop w:val="0"/>
                                  <w:marBottom w:val="0"/>
                                  <w:divBdr>
                                    <w:top w:val="none" w:sz="0" w:space="0" w:color="auto"/>
                                    <w:left w:val="none" w:sz="0" w:space="0" w:color="auto"/>
                                    <w:bottom w:val="none" w:sz="0" w:space="0" w:color="auto"/>
                                    <w:right w:val="none" w:sz="0" w:space="0" w:color="auto"/>
                                  </w:divBdr>
                                  <w:divsChild>
                                    <w:div w:id="2111730277">
                                      <w:marLeft w:val="0"/>
                                      <w:marRight w:val="0"/>
                                      <w:marTop w:val="0"/>
                                      <w:marBottom w:val="0"/>
                                      <w:divBdr>
                                        <w:top w:val="none" w:sz="0" w:space="0" w:color="auto"/>
                                        <w:left w:val="none" w:sz="0" w:space="0" w:color="auto"/>
                                        <w:bottom w:val="none" w:sz="0" w:space="0" w:color="auto"/>
                                        <w:right w:val="none" w:sz="0" w:space="0" w:color="auto"/>
                                      </w:divBdr>
                                      <w:divsChild>
                                        <w:div w:id="409815152">
                                          <w:marLeft w:val="0"/>
                                          <w:marRight w:val="0"/>
                                          <w:marTop w:val="0"/>
                                          <w:marBottom w:val="0"/>
                                          <w:divBdr>
                                            <w:top w:val="none" w:sz="0" w:space="0" w:color="auto"/>
                                            <w:left w:val="none" w:sz="0" w:space="0" w:color="auto"/>
                                            <w:bottom w:val="none" w:sz="0" w:space="0" w:color="auto"/>
                                            <w:right w:val="none" w:sz="0" w:space="0" w:color="auto"/>
                                          </w:divBdr>
                                          <w:divsChild>
                                            <w:div w:id="17749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565507">
          <w:marLeft w:val="0"/>
          <w:marRight w:val="0"/>
          <w:marTop w:val="0"/>
          <w:marBottom w:val="0"/>
          <w:divBdr>
            <w:top w:val="none" w:sz="0" w:space="0" w:color="auto"/>
            <w:left w:val="none" w:sz="0" w:space="0" w:color="auto"/>
            <w:bottom w:val="none" w:sz="0" w:space="0" w:color="auto"/>
            <w:right w:val="none" w:sz="0" w:space="0" w:color="auto"/>
          </w:divBdr>
          <w:divsChild>
            <w:div w:id="1123353404">
              <w:marLeft w:val="0"/>
              <w:marRight w:val="0"/>
              <w:marTop w:val="0"/>
              <w:marBottom w:val="0"/>
              <w:divBdr>
                <w:top w:val="none" w:sz="0" w:space="0" w:color="auto"/>
                <w:left w:val="none" w:sz="0" w:space="0" w:color="auto"/>
                <w:bottom w:val="none" w:sz="0" w:space="0" w:color="auto"/>
                <w:right w:val="none" w:sz="0" w:space="0" w:color="auto"/>
              </w:divBdr>
              <w:divsChild>
                <w:div w:id="891766874">
                  <w:marLeft w:val="0"/>
                  <w:marRight w:val="0"/>
                  <w:marTop w:val="0"/>
                  <w:marBottom w:val="0"/>
                  <w:divBdr>
                    <w:top w:val="none" w:sz="0" w:space="0" w:color="auto"/>
                    <w:left w:val="none" w:sz="0" w:space="0" w:color="auto"/>
                    <w:bottom w:val="none" w:sz="0" w:space="0" w:color="auto"/>
                    <w:right w:val="none" w:sz="0" w:space="0" w:color="auto"/>
                  </w:divBdr>
                  <w:divsChild>
                    <w:div w:id="79765114">
                      <w:marLeft w:val="0"/>
                      <w:marRight w:val="0"/>
                      <w:marTop w:val="0"/>
                      <w:marBottom w:val="0"/>
                      <w:divBdr>
                        <w:top w:val="none" w:sz="0" w:space="0" w:color="auto"/>
                        <w:left w:val="none" w:sz="0" w:space="0" w:color="auto"/>
                        <w:bottom w:val="none" w:sz="0" w:space="0" w:color="auto"/>
                        <w:right w:val="none" w:sz="0" w:space="0" w:color="auto"/>
                      </w:divBdr>
                      <w:divsChild>
                        <w:div w:id="1364087170">
                          <w:marLeft w:val="0"/>
                          <w:marRight w:val="0"/>
                          <w:marTop w:val="0"/>
                          <w:marBottom w:val="0"/>
                          <w:divBdr>
                            <w:top w:val="none" w:sz="0" w:space="0" w:color="auto"/>
                            <w:left w:val="none" w:sz="0" w:space="0" w:color="auto"/>
                            <w:bottom w:val="none" w:sz="0" w:space="0" w:color="auto"/>
                            <w:right w:val="none" w:sz="0" w:space="0" w:color="auto"/>
                          </w:divBdr>
                          <w:divsChild>
                            <w:div w:id="1243637476">
                              <w:marLeft w:val="0"/>
                              <w:marRight w:val="0"/>
                              <w:marTop w:val="0"/>
                              <w:marBottom w:val="0"/>
                              <w:divBdr>
                                <w:top w:val="none" w:sz="0" w:space="0" w:color="auto"/>
                                <w:left w:val="none" w:sz="0" w:space="0" w:color="auto"/>
                                <w:bottom w:val="none" w:sz="0" w:space="0" w:color="auto"/>
                                <w:right w:val="none" w:sz="0" w:space="0" w:color="auto"/>
                              </w:divBdr>
                              <w:divsChild>
                                <w:div w:id="278297884">
                                  <w:marLeft w:val="0"/>
                                  <w:marRight w:val="0"/>
                                  <w:marTop w:val="0"/>
                                  <w:marBottom w:val="0"/>
                                  <w:divBdr>
                                    <w:top w:val="none" w:sz="0" w:space="0" w:color="auto"/>
                                    <w:left w:val="none" w:sz="0" w:space="0" w:color="auto"/>
                                    <w:bottom w:val="none" w:sz="0" w:space="0" w:color="auto"/>
                                    <w:right w:val="none" w:sz="0" w:space="0" w:color="auto"/>
                                  </w:divBdr>
                                  <w:divsChild>
                                    <w:div w:id="1665084653">
                                      <w:marLeft w:val="0"/>
                                      <w:marRight w:val="0"/>
                                      <w:marTop w:val="0"/>
                                      <w:marBottom w:val="0"/>
                                      <w:divBdr>
                                        <w:top w:val="none" w:sz="0" w:space="0" w:color="auto"/>
                                        <w:left w:val="none" w:sz="0" w:space="0" w:color="auto"/>
                                        <w:bottom w:val="none" w:sz="0" w:space="0" w:color="auto"/>
                                        <w:right w:val="none" w:sz="0" w:space="0" w:color="auto"/>
                                      </w:divBdr>
                                      <w:divsChild>
                                        <w:div w:id="8741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967880">
          <w:marLeft w:val="0"/>
          <w:marRight w:val="0"/>
          <w:marTop w:val="0"/>
          <w:marBottom w:val="0"/>
          <w:divBdr>
            <w:top w:val="none" w:sz="0" w:space="0" w:color="auto"/>
            <w:left w:val="none" w:sz="0" w:space="0" w:color="auto"/>
            <w:bottom w:val="none" w:sz="0" w:space="0" w:color="auto"/>
            <w:right w:val="none" w:sz="0" w:space="0" w:color="auto"/>
          </w:divBdr>
          <w:divsChild>
            <w:div w:id="1174108029">
              <w:marLeft w:val="0"/>
              <w:marRight w:val="0"/>
              <w:marTop w:val="0"/>
              <w:marBottom w:val="0"/>
              <w:divBdr>
                <w:top w:val="none" w:sz="0" w:space="0" w:color="auto"/>
                <w:left w:val="none" w:sz="0" w:space="0" w:color="auto"/>
                <w:bottom w:val="none" w:sz="0" w:space="0" w:color="auto"/>
                <w:right w:val="none" w:sz="0" w:space="0" w:color="auto"/>
              </w:divBdr>
              <w:divsChild>
                <w:div w:id="1040474351">
                  <w:marLeft w:val="0"/>
                  <w:marRight w:val="0"/>
                  <w:marTop w:val="0"/>
                  <w:marBottom w:val="0"/>
                  <w:divBdr>
                    <w:top w:val="none" w:sz="0" w:space="0" w:color="auto"/>
                    <w:left w:val="none" w:sz="0" w:space="0" w:color="auto"/>
                    <w:bottom w:val="none" w:sz="0" w:space="0" w:color="auto"/>
                    <w:right w:val="none" w:sz="0" w:space="0" w:color="auto"/>
                  </w:divBdr>
                  <w:divsChild>
                    <w:div w:id="998113432">
                      <w:marLeft w:val="0"/>
                      <w:marRight w:val="0"/>
                      <w:marTop w:val="0"/>
                      <w:marBottom w:val="0"/>
                      <w:divBdr>
                        <w:top w:val="none" w:sz="0" w:space="0" w:color="auto"/>
                        <w:left w:val="none" w:sz="0" w:space="0" w:color="auto"/>
                        <w:bottom w:val="none" w:sz="0" w:space="0" w:color="auto"/>
                        <w:right w:val="none" w:sz="0" w:space="0" w:color="auto"/>
                      </w:divBdr>
                      <w:divsChild>
                        <w:div w:id="28259310">
                          <w:marLeft w:val="0"/>
                          <w:marRight w:val="0"/>
                          <w:marTop w:val="0"/>
                          <w:marBottom w:val="0"/>
                          <w:divBdr>
                            <w:top w:val="none" w:sz="0" w:space="0" w:color="auto"/>
                            <w:left w:val="none" w:sz="0" w:space="0" w:color="auto"/>
                            <w:bottom w:val="none" w:sz="0" w:space="0" w:color="auto"/>
                            <w:right w:val="none" w:sz="0" w:space="0" w:color="auto"/>
                          </w:divBdr>
                          <w:divsChild>
                            <w:div w:id="845901735">
                              <w:marLeft w:val="0"/>
                              <w:marRight w:val="0"/>
                              <w:marTop w:val="0"/>
                              <w:marBottom w:val="0"/>
                              <w:divBdr>
                                <w:top w:val="none" w:sz="0" w:space="0" w:color="auto"/>
                                <w:left w:val="none" w:sz="0" w:space="0" w:color="auto"/>
                                <w:bottom w:val="none" w:sz="0" w:space="0" w:color="auto"/>
                                <w:right w:val="none" w:sz="0" w:space="0" w:color="auto"/>
                              </w:divBdr>
                              <w:divsChild>
                                <w:div w:id="693649507">
                                  <w:marLeft w:val="0"/>
                                  <w:marRight w:val="0"/>
                                  <w:marTop w:val="0"/>
                                  <w:marBottom w:val="0"/>
                                  <w:divBdr>
                                    <w:top w:val="none" w:sz="0" w:space="0" w:color="auto"/>
                                    <w:left w:val="none" w:sz="0" w:space="0" w:color="auto"/>
                                    <w:bottom w:val="none" w:sz="0" w:space="0" w:color="auto"/>
                                    <w:right w:val="none" w:sz="0" w:space="0" w:color="auto"/>
                                  </w:divBdr>
                                  <w:divsChild>
                                    <w:div w:id="1441294448">
                                      <w:marLeft w:val="0"/>
                                      <w:marRight w:val="0"/>
                                      <w:marTop w:val="0"/>
                                      <w:marBottom w:val="0"/>
                                      <w:divBdr>
                                        <w:top w:val="none" w:sz="0" w:space="0" w:color="auto"/>
                                        <w:left w:val="none" w:sz="0" w:space="0" w:color="auto"/>
                                        <w:bottom w:val="none" w:sz="0" w:space="0" w:color="auto"/>
                                        <w:right w:val="none" w:sz="0" w:space="0" w:color="auto"/>
                                      </w:divBdr>
                                      <w:divsChild>
                                        <w:div w:id="86461476">
                                          <w:marLeft w:val="0"/>
                                          <w:marRight w:val="0"/>
                                          <w:marTop w:val="0"/>
                                          <w:marBottom w:val="0"/>
                                          <w:divBdr>
                                            <w:top w:val="none" w:sz="0" w:space="0" w:color="auto"/>
                                            <w:left w:val="none" w:sz="0" w:space="0" w:color="auto"/>
                                            <w:bottom w:val="none" w:sz="0" w:space="0" w:color="auto"/>
                                            <w:right w:val="none" w:sz="0" w:space="0" w:color="auto"/>
                                          </w:divBdr>
                                          <w:divsChild>
                                            <w:div w:id="452788768">
                                              <w:marLeft w:val="0"/>
                                              <w:marRight w:val="0"/>
                                              <w:marTop w:val="0"/>
                                              <w:marBottom w:val="0"/>
                                              <w:divBdr>
                                                <w:top w:val="none" w:sz="0" w:space="0" w:color="auto"/>
                                                <w:left w:val="none" w:sz="0" w:space="0" w:color="auto"/>
                                                <w:bottom w:val="none" w:sz="0" w:space="0" w:color="auto"/>
                                                <w:right w:val="none" w:sz="0" w:space="0" w:color="auto"/>
                                              </w:divBdr>
                                            </w:div>
                                          </w:divsChild>
                                        </w:div>
                                        <w:div w:id="818837922">
                                          <w:marLeft w:val="0"/>
                                          <w:marRight w:val="0"/>
                                          <w:marTop w:val="0"/>
                                          <w:marBottom w:val="0"/>
                                          <w:divBdr>
                                            <w:top w:val="none" w:sz="0" w:space="0" w:color="auto"/>
                                            <w:left w:val="none" w:sz="0" w:space="0" w:color="auto"/>
                                            <w:bottom w:val="none" w:sz="0" w:space="0" w:color="auto"/>
                                            <w:right w:val="none" w:sz="0" w:space="0" w:color="auto"/>
                                          </w:divBdr>
                                          <w:divsChild>
                                            <w:div w:id="16803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577013">
          <w:marLeft w:val="0"/>
          <w:marRight w:val="0"/>
          <w:marTop w:val="0"/>
          <w:marBottom w:val="0"/>
          <w:divBdr>
            <w:top w:val="none" w:sz="0" w:space="0" w:color="auto"/>
            <w:left w:val="none" w:sz="0" w:space="0" w:color="auto"/>
            <w:bottom w:val="none" w:sz="0" w:space="0" w:color="auto"/>
            <w:right w:val="none" w:sz="0" w:space="0" w:color="auto"/>
          </w:divBdr>
          <w:divsChild>
            <w:div w:id="116216993">
              <w:marLeft w:val="0"/>
              <w:marRight w:val="0"/>
              <w:marTop w:val="0"/>
              <w:marBottom w:val="0"/>
              <w:divBdr>
                <w:top w:val="none" w:sz="0" w:space="0" w:color="auto"/>
                <w:left w:val="none" w:sz="0" w:space="0" w:color="auto"/>
                <w:bottom w:val="none" w:sz="0" w:space="0" w:color="auto"/>
                <w:right w:val="none" w:sz="0" w:space="0" w:color="auto"/>
              </w:divBdr>
              <w:divsChild>
                <w:div w:id="1183275401">
                  <w:marLeft w:val="0"/>
                  <w:marRight w:val="0"/>
                  <w:marTop w:val="0"/>
                  <w:marBottom w:val="0"/>
                  <w:divBdr>
                    <w:top w:val="none" w:sz="0" w:space="0" w:color="auto"/>
                    <w:left w:val="none" w:sz="0" w:space="0" w:color="auto"/>
                    <w:bottom w:val="none" w:sz="0" w:space="0" w:color="auto"/>
                    <w:right w:val="none" w:sz="0" w:space="0" w:color="auto"/>
                  </w:divBdr>
                  <w:divsChild>
                    <w:div w:id="1555694914">
                      <w:marLeft w:val="0"/>
                      <w:marRight w:val="0"/>
                      <w:marTop w:val="0"/>
                      <w:marBottom w:val="0"/>
                      <w:divBdr>
                        <w:top w:val="none" w:sz="0" w:space="0" w:color="auto"/>
                        <w:left w:val="none" w:sz="0" w:space="0" w:color="auto"/>
                        <w:bottom w:val="none" w:sz="0" w:space="0" w:color="auto"/>
                        <w:right w:val="none" w:sz="0" w:space="0" w:color="auto"/>
                      </w:divBdr>
                      <w:divsChild>
                        <w:div w:id="1496722130">
                          <w:marLeft w:val="0"/>
                          <w:marRight w:val="0"/>
                          <w:marTop w:val="0"/>
                          <w:marBottom w:val="0"/>
                          <w:divBdr>
                            <w:top w:val="none" w:sz="0" w:space="0" w:color="auto"/>
                            <w:left w:val="none" w:sz="0" w:space="0" w:color="auto"/>
                            <w:bottom w:val="none" w:sz="0" w:space="0" w:color="auto"/>
                            <w:right w:val="none" w:sz="0" w:space="0" w:color="auto"/>
                          </w:divBdr>
                          <w:divsChild>
                            <w:div w:id="1646620248">
                              <w:marLeft w:val="0"/>
                              <w:marRight w:val="0"/>
                              <w:marTop w:val="0"/>
                              <w:marBottom w:val="0"/>
                              <w:divBdr>
                                <w:top w:val="none" w:sz="0" w:space="0" w:color="auto"/>
                                <w:left w:val="none" w:sz="0" w:space="0" w:color="auto"/>
                                <w:bottom w:val="none" w:sz="0" w:space="0" w:color="auto"/>
                                <w:right w:val="none" w:sz="0" w:space="0" w:color="auto"/>
                              </w:divBdr>
                              <w:divsChild>
                                <w:div w:id="1774015012">
                                  <w:marLeft w:val="0"/>
                                  <w:marRight w:val="0"/>
                                  <w:marTop w:val="0"/>
                                  <w:marBottom w:val="0"/>
                                  <w:divBdr>
                                    <w:top w:val="none" w:sz="0" w:space="0" w:color="auto"/>
                                    <w:left w:val="none" w:sz="0" w:space="0" w:color="auto"/>
                                    <w:bottom w:val="none" w:sz="0" w:space="0" w:color="auto"/>
                                    <w:right w:val="none" w:sz="0" w:space="0" w:color="auto"/>
                                  </w:divBdr>
                                  <w:divsChild>
                                    <w:div w:id="1656882035">
                                      <w:marLeft w:val="0"/>
                                      <w:marRight w:val="0"/>
                                      <w:marTop w:val="0"/>
                                      <w:marBottom w:val="0"/>
                                      <w:divBdr>
                                        <w:top w:val="none" w:sz="0" w:space="0" w:color="auto"/>
                                        <w:left w:val="none" w:sz="0" w:space="0" w:color="auto"/>
                                        <w:bottom w:val="none" w:sz="0" w:space="0" w:color="auto"/>
                                        <w:right w:val="none" w:sz="0" w:space="0" w:color="auto"/>
                                      </w:divBdr>
                                      <w:divsChild>
                                        <w:div w:id="19540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213910">
          <w:marLeft w:val="0"/>
          <w:marRight w:val="0"/>
          <w:marTop w:val="0"/>
          <w:marBottom w:val="0"/>
          <w:divBdr>
            <w:top w:val="none" w:sz="0" w:space="0" w:color="auto"/>
            <w:left w:val="none" w:sz="0" w:space="0" w:color="auto"/>
            <w:bottom w:val="none" w:sz="0" w:space="0" w:color="auto"/>
            <w:right w:val="none" w:sz="0" w:space="0" w:color="auto"/>
          </w:divBdr>
          <w:divsChild>
            <w:div w:id="871039898">
              <w:marLeft w:val="0"/>
              <w:marRight w:val="0"/>
              <w:marTop w:val="0"/>
              <w:marBottom w:val="0"/>
              <w:divBdr>
                <w:top w:val="none" w:sz="0" w:space="0" w:color="auto"/>
                <w:left w:val="none" w:sz="0" w:space="0" w:color="auto"/>
                <w:bottom w:val="none" w:sz="0" w:space="0" w:color="auto"/>
                <w:right w:val="none" w:sz="0" w:space="0" w:color="auto"/>
              </w:divBdr>
              <w:divsChild>
                <w:div w:id="882987969">
                  <w:marLeft w:val="0"/>
                  <w:marRight w:val="0"/>
                  <w:marTop w:val="0"/>
                  <w:marBottom w:val="0"/>
                  <w:divBdr>
                    <w:top w:val="none" w:sz="0" w:space="0" w:color="auto"/>
                    <w:left w:val="none" w:sz="0" w:space="0" w:color="auto"/>
                    <w:bottom w:val="none" w:sz="0" w:space="0" w:color="auto"/>
                    <w:right w:val="none" w:sz="0" w:space="0" w:color="auto"/>
                  </w:divBdr>
                  <w:divsChild>
                    <w:div w:id="1899969388">
                      <w:marLeft w:val="0"/>
                      <w:marRight w:val="0"/>
                      <w:marTop w:val="0"/>
                      <w:marBottom w:val="0"/>
                      <w:divBdr>
                        <w:top w:val="none" w:sz="0" w:space="0" w:color="auto"/>
                        <w:left w:val="none" w:sz="0" w:space="0" w:color="auto"/>
                        <w:bottom w:val="none" w:sz="0" w:space="0" w:color="auto"/>
                        <w:right w:val="none" w:sz="0" w:space="0" w:color="auto"/>
                      </w:divBdr>
                      <w:divsChild>
                        <w:div w:id="2037925145">
                          <w:marLeft w:val="0"/>
                          <w:marRight w:val="0"/>
                          <w:marTop w:val="0"/>
                          <w:marBottom w:val="0"/>
                          <w:divBdr>
                            <w:top w:val="none" w:sz="0" w:space="0" w:color="auto"/>
                            <w:left w:val="none" w:sz="0" w:space="0" w:color="auto"/>
                            <w:bottom w:val="none" w:sz="0" w:space="0" w:color="auto"/>
                            <w:right w:val="none" w:sz="0" w:space="0" w:color="auto"/>
                          </w:divBdr>
                          <w:divsChild>
                            <w:div w:id="1354919820">
                              <w:marLeft w:val="0"/>
                              <w:marRight w:val="0"/>
                              <w:marTop w:val="0"/>
                              <w:marBottom w:val="0"/>
                              <w:divBdr>
                                <w:top w:val="none" w:sz="0" w:space="0" w:color="auto"/>
                                <w:left w:val="none" w:sz="0" w:space="0" w:color="auto"/>
                                <w:bottom w:val="none" w:sz="0" w:space="0" w:color="auto"/>
                                <w:right w:val="none" w:sz="0" w:space="0" w:color="auto"/>
                              </w:divBdr>
                              <w:divsChild>
                                <w:div w:id="917983456">
                                  <w:marLeft w:val="0"/>
                                  <w:marRight w:val="0"/>
                                  <w:marTop w:val="0"/>
                                  <w:marBottom w:val="0"/>
                                  <w:divBdr>
                                    <w:top w:val="none" w:sz="0" w:space="0" w:color="auto"/>
                                    <w:left w:val="none" w:sz="0" w:space="0" w:color="auto"/>
                                    <w:bottom w:val="none" w:sz="0" w:space="0" w:color="auto"/>
                                    <w:right w:val="none" w:sz="0" w:space="0" w:color="auto"/>
                                  </w:divBdr>
                                  <w:divsChild>
                                    <w:div w:id="184251795">
                                      <w:marLeft w:val="0"/>
                                      <w:marRight w:val="0"/>
                                      <w:marTop w:val="0"/>
                                      <w:marBottom w:val="0"/>
                                      <w:divBdr>
                                        <w:top w:val="none" w:sz="0" w:space="0" w:color="auto"/>
                                        <w:left w:val="none" w:sz="0" w:space="0" w:color="auto"/>
                                        <w:bottom w:val="none" w:sz="0" w:space="0" w:color="auto"/>
                                        <w:right w:val="none" w:sz="0" w:space="0" w:color="auto"/>
                                      </w:divBdr>
                                      <w:divsChild>
                                        <w:div w:id="443618944">
                                          <w:marLeft w:val="0"/>
                                          <w:marRight w:val="0"/>
                                          <w:marTop w:val="0"/>
                                          <w:marBottom w:val="0"/>
                                          <w:divBdr>
                                            <w:top w:val="none" w:sz="0" w:space="0" w:color="auto"/>
                                            <w:left w:val="none" w:sz="0" w:space="0" w:color="auto"/>
                                            <w:bottom w:val="none" w:sz="0" w:space="0" w:color="auto"/>
                                            <w:right w:val="none" w:sz="0" w:space="0" w:color="auto"/>
                                          </w:divBdr>
                                          <w:divsChild>
                                            <w:div w:id="1078477736">
                                              <w:marLeft w:val="0"/>
                                              <w:marRight w:val="0"/>
                                              <w:marTop w:val="0"/>
                                              <w:marBottom w:val="0"/>
                                              <w:divBdr>
                                                <w:top w:val="none" w:sz="0" w:space="0" w:color="auto"/>
                                                <w:left w:val="none" w:sz="0" w:space="0" w:color="auto"/>
                                                <w:bottom w:val="none" w:sz="0" w:space="0" w:color="auto"/>
                                                <w:right w:val="none" w:sz="0" w:space="0" w:color="auto"/>
                                              </w:divBdr>
                                            </w:div>
                                          </w:divsChild>
                                        </w:div>
                                        <w:div w:id="1399478085">
                                          <w:marLeft w:val="0"/>
                                          <w:marRight w:val="0"/>
                                          <w:marTop w:val="0"/>
                                          <w:marBottom w:val="0"/>
                                          <w:divBdr>
                                            <w:top w:val="none" w:sz="0" w:space="0" w:color="auto"/>
                                            <w:left w:val="none" w:sz="0" w:space="0" w:color="auto"/>
                                            <w:bottom w:val="none" w:sz="0" w:space="0" w:color="auto"/>
                                            <w:right w:val="none" w:sz="0" w:space="0" w:color="auto"/>
                                          </w:divBdr>
                                          <w:divsChild>
                                            <w:div w:id="159660462">
                                              <w:marLeft w:val="0"/>
                                              <w:marRight w:val="0"/>
                                              <w:marTop w:val="0"/>
                                              <w:marBottom w:val="0"/>
                                              <w:divBdr>
                                                <w:top w:val="none" w:sz="0" w:space="0" w:color="auto"/>
                                                <w:left w:val="none" w:sz="0" w:space="0" w:color="auto"/>
                                                <w:bottom w:val="none" w:sz="0" w:space="0" w:color="auto"/>
                                                <w:right w:val="none" w:sz="0" w:space="0" w:color="auto"/>
                                              </w:divBdr>
                                            </w:div>
                                            <w:div w:id="673411833">
                                              <w:marLeft w:val="0"/>
                                              <w:marRight w:val="0"/>
                                              <w:marTop w:val="0"/>
                                              <w:marBottom w:val="0"/>
                                              <w:divBdr>
                                                <w:top w:val="none" w:sz="0" w:space="0" w:color="auto"/>
                                                <w:left w:val="none" w:sz="0" w:space="0" w:color="auto"/>
                                                <w:bottom w:val="none" w:sz="0" w:space="0" w:color="auto"/>
                                                <w:right w:val="none" w:sz="0" w:space="0" w:color="auto"/>
                                              </w:divBdr>
                                            </w:div>
                                            <w:div w:id="1126851151">
                                              <w:marLeft w:val="0"/>
                                              <w:marRight w:val="0"/>
                                              <w:marTop w:val="0"/>
                                              <w:marBottom w:val="0"/>
                                              <w:divBdr>
                                                <w:top w:val="none" w:sz="0" w:space="0" w:color="auto"/>
                                                <w:left w:val="none" w:sz="0" w:space="0" w:color="auto"/>
                                                <w:bottom w:val="none" w:sz="0" w:space="0" w:color="auto"/>
                                                <w:right w:val="none" w:sz="0" w:space="0" w:color="auto"/>
                                              </w:divBdr>
                                              <w:divsChild>
                                                <w:div w:id="1952004769">
                                                  <w:marLeft w:val="0"/>
                                                  <w:marRight w:val="0"/>
                                                  <w:marTop w:val="0"/>
                                                  <w:marBottom w:val="0"/>
                                                  <w:divBdr>
                                                    <w:top w:val="none" w:sz="0" w:space="0" w:color="auto"/>
                                                    <w:left w:val="none" w:sz="0" w:space="0" w:color="auto"/>
                                                    <w:bottom w:val="none" w:sz="0" w:space="0" w:color="auto"/>
                                                    <w:right w:val="none" w:sz="0" w:space="0" w:color="auto"/>
                                                  </w:divBdr>
                                                  <w:divsChild>
                                                    <w:div w:id="16285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543462">
          <w:marLeft w:val="0"/>
          <w:marRight w:val="0"/>
          <w:marTop w:val="0"/>
          <w:marBottom w:val="0"/>
          <w:divBdr>
            <w:top w:val="none" w:sz="0" w:space="0" w:color="auto"/>
            <w:left w:val="none" w:sz="0" w:space="0" w:color="auto"/>
            <w:bottom w:val="none" w:sz="0" w:space="0" w:color="auto"/>
            <w:right w:val="none" w:sz="0" w:space="0" w:color="auto"/>
          </w:divBdr>
          <w:divsChild>
            <w:div w:id="16397053">
              <w:marLeft w:val="0"/>
              <w:marRight w:val="0"/>
              <w:marTop w:val="0"/>
              <w:marBottom w:val="0"/>
              <w:divBdr>
                <w:top w:val="none" w:sz="0" w:space="0" w:color="auto"/>
                <w:left w:val="none" w:sz="0" w:space="0" w:color="auto"/>
                <w:bottom w:val="none" w:sz="0" w:space="0" w:color="auto"/>
                <w:right w:val="none" w:sz="0" w:space="0" w:color="auto"/>
              </w:divBdr>
              <w:divsChild>
                <w:div w:id="1125851055">
                  <w:marLeft w:val="0"/>
                  <w:marRight w:val="0"/>
                  <w:marTop w:val="0"/>
                  <w:marBottom w:val="0"/>
                  <w:divBdr>
                    <w:top w:val="none" w:sz="0" w:space="0" w:color="auto"/>
                    <w:left w:val="none" w:sz="0" w:space="0" w:color="auto"/>
                    <w:bottom w:val="none" w:sz="0" w:space="0" w:color="auto"/>
                    <w:right w:val="none" w:sz="0" w:space="0" w:color="auto"/>
                  </w:divBdr>
                  <w:divsChild>
                    <w:div w:id="311376962">
                      <w:marLeft w:val="0"/>
                      <w:marRight w:val="0"/>
                      <w:marTop w:val="0"/>
                      <w:marBottom w:val="0"/>
                      <w:divBdr>
                        <w:top w:val="none" w:sz="0" w:space="0" w:color="auto"/>
                        <w:left w:val="none" w:sz="0" w:space="0" w:color="auto"/>
                        <w:bottom w:val="none" w:sz="0" w:space="0" w:color="auto"/>
                        <w:right w:val="none" w:sz="0" w:space="0" w:color="auto"/>
                      </w:divBdr>
                      <w:divsChild>
                        <w:div w:id="1103114344">
                          <w:marLeft w:val="0"/>
                          <w:marRight w:val="0"/>
                          <w:marTop w:val="0"/>
                          <w:marBottom w:val="0"/>
                          <w:divBdr>
                            <w:top w:val="none" w:sz="0" w:space="0" w:color="auto"/>
                            <w:left w:val="none" w:sz="0" w:space="0" w:color="auto"/>
                            <w:bottom w:val="none" w:sz="0" w:space="0" w:color="auto"/>
                            <w:right w:val="none" w:sz="0" w:space="0" w:color="auto"/>
                          </w:divBdr>
                          <w:divsChild>
                            <w:div w:id="446890663">
                              <w:marLeft w:val="0"/>
                              <w:marRight w:val="0"/>
                              <w:marTop w:val="0"/>
                              <w:marBottom w:val="0"/>
                              <w:divBdr>
                                <w:top w:val="none" w:sz="0" w:space="0" w:color="auto"/>
                                <w:left w:val="none" w:sz="0" w:space="0" w:color="auto"/>
                                <w:bottom w:val="none" w:sz="0" w:space="0" w:color="auto"/>
                                <w:right w:val="none" w:sz="0" w:space="0" w:color="auto"/>
                              </w:divBdr>
                              <w:divsChild>
                                <w:div w:id="1786391179">
                                  <w:marLeft w:val="0"/>
                                  <w:marRight w:val="0"/>
                                  <w:marTop w:val="0"/>
                                  <w:marBottom w:val="0"/>
                                  <w:divBdr>
                                    <w:top w:val="none" w:sz="0" w:space="0" w:color="auto"/>
                                    <w:left w:val="none" w:sz="0" w:space="0" w:color="auto"/>
                                    <w:bottom w:val="none" w:sz="0" w:space="0" w:color="auto"/>
                                    <w:right w:val="none" w:sz="0" w:space="0" w:color="auto"/>
                                  </w:divBdr>
                                  <w:divsChild>
                                    <w:div w:id="1359549150">
                                      <w:marLeft w:val="0"/>
                                      <w:marRight w:val="0"/>
                                      <w:marTop w:val="0"/>
                                      <w:marBottom w:val="0"/>
                                      <w:divBdr>
                                        <w:top w:val="none" w:sz="0" w:space="0" w:color="auto"/>
                                        <w:left w:val="none" w:sz="0" w:space="0" w:color="auto"/>
                                        <w:bottom w:val="none" w:sz="0" w:space="0" w:color="auto"/>
                                        <w:right w:val="none" w:sz="0" w:space="0" w:color="auto"/>
                                      </w:divBdr>
                                      <w:divsChild>
                                        <w:div w:id="90394972">
                                          <w:marLeft w:val="0"/>
                                          <w:marRight w:val="0"/>
                                          <w:marTop w:val="0"/>
                                          <w:marBottom w:val="0"/>
                                          <w:divBdr>
                                            <w:top w:val="none" w:sz="0" w:space="0" w:color="auto"/>
                                            <w:left w:val="none" w:sz="0" w:space="0" w:color="auto"/>
                                            <w:bottom w:val="none" w:sz="0" w:space="0" w:color="auto"/>
                                            <w:right w:val="none" w:sz="0" w:space="0" w:color="auto"/>
                                          </w:divBdr>
                                          <w:divsChild>
                                            <w:div w:id="978345140">
                                              <w:marLeft w:val="0"/>
                                              <w:marRight w:val="0"/>
                                              <w:marTop w:val="0"/>
                                              <w:marBottom w:val="0"/>
                                              <w:divBdr>
                                                <w:top w:val="none" w:sz="0" w:space="0" w:color="auto"/>
                                                <w:left w:val="none" w:sz="0" w:space="0" w:color="auto"/>
                                                <w:bottom w:val="none" w:sz="0" w:space="0" w:color="auto"/>
                                                <w:right w:val="none" w:sz="0" w:space="0" w:color="auto"/>
                                              </w:divBdr>
                                            </w:div>
                                          </w:divsChild>
                                        </w:div>
                                        <w:div w:id="951521213">
                                          <w:marLeft w:val="0"/>
                                          <w:marRight w:val="0"/>
                                          <w:marTop w:val="0"/>
                                          <w:marBottom w:val="0"/>
                                          <w:divBdr>
                                            <w:top w:val="none" w:sz="0" w:space="0" w:color="auto"/>
                                            <w:left w:val="none" w:sz="0" w:space="0" w:color="auto"/>
                                            <w:bottom w:val="none" w:sz="0" w:space="0" w:color="auto"/>
                                            <w:right w:val="none" w:sz="0" w:space="0" w:color="auto"/>
                                          </w:divBdr>
                                          <w:divsChild>
                                            <w:div w:id="2139712688">
                                              <w:marLeft w:val="0"/>
                                              <w:marRight w:val="0"/>
                                              <w:marTop w:val="0"/>
                                              <w:marBottom w:val="0"/>
                                              <w:divBdr>
                                                <w:top w:val="none" w:sz="0" w:space="0" w:color="auto"/>
                                                <w:left w:val="none" w:sz="0" w:space="0" w:color="auto"/>
                                                <w:bottom w:val="none" w:sz="0" w:space="0" w:color="auto"/>
                                                <w:right w:val="none" w:sz="0" w:space="0" w:color="auto"/>
                                              </w:divBdr>
                                            </w:div>
                                          </w:divsChild>
                                        </w:div>
                                        <w:div w:id="1222134216">
                                          <w:marLeft w:val="0"/>
                                          <w:marRight w:val="0"/>
                                          <w:marTop w:val="0"/>
                                          <w:marBottom w:val="0"/>
                                          <w:divBdr>
                                            <w:top w:val="none" w:sz="0" w:space="0" w:color="auto"/>
                                            <w:left w:val="none" w:sz="0" w:space="0" w:color="auto"/>
                                            <w:bottom w:val="none" w:sz="0" w:space="0" w:color="auto"/>
                                            <w:right w:val="none" w:sz="0" w:space="0" w:color="auto"/>
                                          </w:divBdr>
                                          <w:divsChild>
                                            <w:div w:id="672562854">
                                              <w:marLeft w:val="0"/>
                                              <w:marRight w:val="0"/>
                                              <w:marTop w:val="0"/>
                                              <w:marBottom w:val="0"/>
                                              <w:divBdr>
                                                <w:top w:val="none" w:sz="0" w:space="0" w:color="auto"/>
                                                <w:left w:val="none" w:sz="0" w:space="0" w:color="auto"/>
                                                <w:bottom w:val="none" w:sz="0" w:space="0" w:color="auto"/>
                                                <w:right w:val="none" w:sz="0" w:space="0" w:color="auto"/>
                                              </w:divBdr>
                                            </w:div>
                                            <w:div w:id="1657489299">
                                              <w:marLeft w:val="0"/>
                                              <w:marRight w:val="0"/>
                                              <w:marTop w:val="0"/>
                                              <w:marBottom w:val="0"/>
                                              <w:divBdr>
                                                <w:top w:val="none" w:sz="0" w:space="0" w:color="auto"/>
                                                <w:left w:val="none" w:sz="0" w:space="0" w:color="auto"/>
                                                <w:bottom w:val="none" w:sz="0" w:space="0" w:color="auto"/>
                                                <w:right w:val="none" w:sz="0" w:space="0" w:color="auto"/>
                                              </w:divBdr>
                                            </w:div>
                                            <w:div w:id="2109159098">
                                              <w:marLeft w:val="0"/>
                                              <w:marRight w:val="0"/>
                                              <w:marTop w:val="0"/>
                                              <w:marBottom w:val="0"/>
                                              <w:divBdr>
                                                <w:top w:val="none" w:sz="0" w:space="0" w:color="auto"/>
                                                <w:left w:val="none" w:sz="0" w:space="0" w:color="auto"/>
                                                <w:bottom w:val="none" w:sz="0" w:space="0" w:color="auto"/>
                                                <w:right w:val="none" w:sz="0" w:space="0" w:color="auto"/>
                                              </w:divBdr>
                                              <w:divsChild>
                                                <w:div w:id="1160390865">
                                                  <w:marLeft w:val="0"/>
                                                  <w:marRight w:val="0"/>
                                                  <w:marTop w:val="0"/>
                                                  <w:marBottom w:val="0"/>
                                                  <w:divBdr>
                                                    <w:top w:val="none" w:sz="0" w:space="0" w:color="auto"/>
                                                    <w:left w:val="none" w:sz="0" w:space="0" w:color="auto"/>
                                                    <w:bottom w:val="none" w:sz="0" w:space="0" w:color="auto"/>
                                                    <w:right w:val="none" w:sz="0" w:space="0" w:color="auto"/>
                                                  </w:divBdr>
                                                  <w:divsChild>
                                                    <w:div w:id="348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0293">
                                          <w:marLeft w:val="0"/>
                                          <w:marRight w:val="0"/>
                                          <w:marTop w:val="0"/>
                                          <w:marBottom w:val="0"/>
                                          <w:divBdr>
                                            <w:top w:val="none" w:sz="0" w:space="0" w:color="auto"/>
                                            <w:left w:val="none" w:sz="0" w:space="0" w:color="auto"/>
                                            <w:bottom w:val="none" w:sz="0" w:space="0" w:color="auto"/>
                                            <w:right w:val="none" w:sz="0" w:space="0" w:color="auto"/>
                                          </w:divBdr>
                                          <w:divsChild>
                                            <w:div w:id="474417168">
                                              <w:marLeft w:val="0"/>
                                              <w:marRight w:val="0"/>
                                              <w:marTop w:val="0"/>
                                              <w:marBottom w:val="0"/>
                                              <w:divBdr>
                                                <w:top w:val="none" w:sz="0" w:space="0" w:color="auto"/>
                                                <w:left w:val="none" w:sz="0" w:space="0" w:color="auto"/>
                                                <w:bottom w:val="none" w:sz="0" w:space="0" w:color="auto"/>
                                                <w:right w:val="none" w:sz="0" w:space="0" w:color="auto"/>
                                              </w:divBdr>
                                            </w:div>
                                            <w:div w:id="716703375">
                                              <w:marLeft w:val="0"/>
                                              <w:marRight w:val="0"/>
                                              <w:marTop w:val="0"/>
                                              <w:marBottom w:val="0"/>
                                              <w:divBdr>
                                                <w:top w:val="none" w:sz="0" w:space="0" w:color="auto"/>
                                                <w:left w:val="none" w:sz="0" w:space="0" w:color="auto"/>
                                                <w:bottom w:val="none" w:sz="0" w:space="0" w:color="auto"/>
                                                <w:right w:val="none" w:sz="0" w:space="0" w:color="auto"/>
                                              </w:divBdr>
                                            </w:div>
                                            <w:div w:id="891501830">
                                              <w:marLeft w:val="0"/>
                                              <w:marRight w:val="0"/>
                                              <w:marTop w:val="0"/>
                                              <w:marBottom w:val="0"/>
                                              <w:divBdr>
                                                <w:top w:val="none" w:sz="0" w:space="0" w:color="auto"/>
                                                <w:left w:val="none" w:sz="0" w:space="0" w:color="auto"/>
                                                <w:bottom w:val="none" w:sz="0" w:space="0" w:color="auto"/>
                                                <w:right w:val="none" w:sz="0" w:space="0" w:color="auto"/>
                                              </w:divBdr>
                                              <w:divsChild>
                                                <w:div w:id="877816854">
                                                  <w:marLeft w:val="0"/>
                                                  <w:marRight w:val="0"/>
                                                  <w:marTop w:val="0"/>
                                                  <w:marBottom w:val="0"/>
                                                  <w:divBdr>
                                                    <w:top w:val="none" w:sz="0" w:space="0" w:color="auto"/>
                                                    <w:left w:val="none" w:sz="0" w:space="0" w:color="auto"/>
                                                    <w:bottom w:val="none" w:sz="0" w:space="0" w:color="auto"/>
                                                    <w:right w:val="none" w:sz="0" w:space="0" w:color="auto"/>
                                                  </w:divBdr>
                                                  <w:divsChild>
                                                    <w:div w:id="4851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3829">
                                          <w:marLeft w:val="0"/>
                                          <w:marRight w:val="0"/>
                                          <w:marTop w:val="0"/>
                                          <w:marBottom w:val="0"/>
                                          <w:divBdr>
                                            <w:top w:val="none" w:sz="0" w:space="0" w:color="auto"/>
                                            <w:left w:val="none" w:sz="0" w:space="0" w:color="auto"/>
                                            <w:bottom w:val="none" w:sz="0" w:space="0" w:color="auto"/>
                                            <w:right w:val="none" w:sz="0" w:space="0" w:color="auto"/>
                                          </w:divBdr>
                                          <w:divsChild>
                                            <w:div w:id="1254826525">
                                              <w:marLeft w:val="0"/>
                                              <w:marRight w:val="0"/>
                                              <w:marTop w:val="0"/>
                                              <w:marBottom w:val="0"/>
                                              <w:divBdr>
                                                <w:top w:val="none" w:sz="0" w:space="0" w:color="auto"/>
                                                <w:left w:val="none" w:sz="0" w:space="0" w:color="auto"/>
                                                <w:bottom w:val="none" w:sz="0" w:space="0" w:color="auto"/>
                                                <w:right w:val="none" w:sz="0" w:space="0" w:color="auto"/>
                                              </w:divBdr>
                                              <w:divsChild>
                                                <w:div w:id="571235697">
                                                  <w:marLeft w:val="0"/>
                                                  <w:marRight w:val="0"/>
                                                  <w:marTop w:val="0"/>
                                                  <w:marBottom w:val="0"/>
                                                  <w:divBdr>
                                                    <w:top w:val="none" w:sz="0" w:space="0" w:color="auto"/>
                                                    <w:left w:val="none" w:sz="0" w:space="0" w:color="auto"/>
                                                    <w:bottom w:val="none" w:sz="0" w:space="0" w:color="auto"/>
                                                    <w:right w:val="none" w:sz="0" w:space="0" w:color="auto"/>
                                                  </w:divBdr>
                                                  <w:divsChild>
                                                    <w:div w:id="14198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3319">
                                              <w:marLeft w:val="0"/>
                                              <w:marRight w:val="0"/>
                                              <w:marTop w:val="0"/>
                                              <w:marBottom w:val="0"/>
                                              <w:divBdr>
                                                <w:top w:val="none" w:sz="0" w:space="0" w:color="auto"/>
                                                <w:left w:val="none" w:sz="0" w:space="0" w:color="auto"/>
                                                <w:bottom w:val="none" w:sz="0" w:space="0" w:color="auto"/>
                                                <w:right w:val="none" w:sz="0" w:space="0" w:color="auto"/>
                                              </w:divBdr>
                                            </w:div>
                                            <w:div w:id="1567915856">
                                              <w:marLeft w:val="0"/>
                                              <w:marRight w:val="0"/>
                                              <w:marTop w:val="0"/>
                                              <w:marBottom w:val="0"/>
                                              <w:divBdr>
                                                <w:top w:val="none" w:sz="0" w:space="0" w:color="auto"/>
                                                <w:left w:val="none" w:sz="0" w:space="0" w:color="auto"/>
                                                <w:bottom w:val="none" w:sz="0" w:space="0" w:color="auto"/>
                                                <w:right w:val="none" w:sz="0" w:space="0" w:color="auto"/>
                                              </w:divBdr>
                                            </w:div>
                                          </w:divsChild>
                                        </w:div>
                                        <w:div w:id="1924950166">
                                          <w:marLeft w:val="0"/>
                                          <w:marRight w:val="0"/>
                                          <w:marTop w:val="0"/>
                                          <w:marBottom w:val="0"/>
                                          <w:divBdr>
                                            <w:top w:val="none" w:sz="0" w:space="0" w:color="auto"/>
                                            <w:left w:val="none" w:sz="0" w:space="0" w:color="auto"/>
                                            <w:bottom w:val="none" w:sz="0" w:space="0" w:color="auto"/>
                                            <w:right w:val="none" w:sz="0" w:space="0" w:color="auto"/>
                                          </w:divBdr>
                                          <w:divsChild>
                                            <w:div w:id="619609874">
                                              <w:marLeft w:val="0"/>
                                              <w:marRight w:val="0"/>
                                              <w:marTop w:val="0"/>
                                              <w:marBottom w:val="0"/>
                                              <w:divBdr>
                                                <w:top w:val="none" w:sz="0" w:space="0" w:color="auto"/>
                                                <w:left w:val="none" w:sz="0" w:space="0" w:color="auto"/>
                                                <w:bottom w:val="none" w:sz="0" w:space="0" w:color="auto"/>
                                                <w:right w:val="none" w:sz="0" w:space="0" w:color="auto"/>
                                              </w:divBdr>
                                            </w:div>
                                            <w:div w:id="1157378508">
                                              <w:marLeft w:val="0"/>
                                              <w:marRight w:val="0"/>
                                              <w:marTop w:val="0"/>
                                              <w:marBottom w:val="0"/>
                                              <w:divBdr>
                                                <w:top w:val="none" w:sz="0" w:space="0" w:color="auto"/>
                                                <w:left w:val="none" w:sz="0" w:space="0" w:color="auto"/>
                                                <w:bottom w:val="none" w:sz="0" w:space="0" w:color="auto"/>
                                                <w:right w:val="none" w:sz="0" w:space="0" w:color="auto"/>
                                              </w:divBdr>
                                              <w:divsChild>
                                                <w:div w:id="1926305608">
                                                  <w:marLeft w:val="0"/>
                                                  <w:marRight w:val="0"/>
                                                  <w:marTop w:val="0"/>
                                                  <w:marBottom w:val="0"/>
                                                  <w:divBdr>
                                                    <w:top w:val="none" w:sz="0" w:space="0" w:color="auto"/>
                                                    <w:left w:val="none" w:sz="0" w:space="0" w:color="auto"/>
                                                    <w:bottom w:val="none" w:sz="0" w:space="0" w:color="auto"/>
                                                    <w:right w:val="none" w:sz="0" w:space="0" w:color="auto"/>
                                                  </w:divBdr>
                                                  <w:divsChild>
                                                    <w:div w:id="1653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697061">
          <w:marLeft w:val="0"/>
          <w:marRight w:val="0"/>
          <w:marTop w:val="0"/>
          <w:marBottom w:val="0"/>
          <w:divBdr>
            <w:top w:val="none" w:sz="0" w:space="0" w:color="auto"/>
            <w:left w:val="none" w:sz="0" w:space="0" w:color="auto"/>
            <w:bottom w:val="none" w:sz="0" w:space="0" w:color="auto"/>
            <w:right w:val="none" w:sz="0" w:space="0" w:color="auto"/>
          </w:divBdr>
          <w:divsChild>
            <w:div w:id="325481528">
              <w:marLeft w:val="0"/>
              <w:marRight w:val="0"/>
              <w:marTop w:val="0"/>
              <w:marBottom w:val="0"/>
              <w:divBdr>
                <w:top w:val="none" w:sz="0" w:space="0" w:color="auto"/>
                <w:left w:val="none" w:sz="0" w:space="0" w:color="auto"/>
                <w:bottom w:val="none" w:sz="0" w:space="0" w:color="auto"/>
                <w:right w:val="none" w:sz="0" w:space="0" w:color="auto"/>
              </w:divBdr>
              <w:divsChild>
                <w:div w:id="135070067">
                  <w:marLeft w:val="0"/>
                  <w:marRight w:val="0"/>
                  <w:marTop w:val="0"/>
                  <w:marBottom w:val="0"/>
                  <w:divBdr>
                    <w:top w:val="none" w:sz="0" w:space="0" w:color="auto"/>
                    <w:left w:val="none" w:sz="0" w:space="0" w:color="auto"/>
                    <w:bottom w:val="none" w:sz="0" w:space="0" w:color="auto"/>
                    <w:right w:val="none" w:sz="0" w:space="0" w:color="auto"/>
                  </w:divBdr>
                  <w:divsChild>
                    <w:div w:id="1664503974">
                      <w:marLeft w:val="0"/>
                      <w:marRight w:val="0"/>
                      <w:marTop w:val="0"/>
                      <w:marBottom w:val="0"/>
                      <w:divBdr>
                        <w:top w:val="none" w:sz="0" w:space="0" w:color="auto"/>
                        <w:left w:val="none" w:sz="0" w:space="0" w:color="auto"/>
                        <w:bottom w:val="none" w:sz="0" w:space="0" w:color="auto"/>
                        <w:right w:val="none" w:sz="0" w:space="0" w:color="auto"/>
                      </w:divBdr>
                      <w:divsChild>
                        <w:div w:id="1404251906">
                          <w:marLeft w:val="0"/>
                          <w:marRight w:val="0"/>
                          <w:marTop w:val="0"/>
                          <w:marBottom w:val="0"/>
                          <w:divBdr>
                            <w:top w:val="none" w:sz="0" w:space="0" w:color="auto"/>
                            <w:left w:val="none" w:sz="0" w:space="0" w:color="auto"/>
                            <w:bottom w:val="none" w:sz="0" w:space="0" w:color="auto"/>
                            <w:right w:val="none" w:sz="0" w:space="0" w:color="auto"/>
                          </w:divBdr>
                          <w:divsChild>
                            <w:div w:id="810252378">
                              <w:marLeft w:val="0"/>
                              <w:marRight w:val="0"/>
                              <w:marTop w:val="0"/>
                              <w:marBottom w:val="0"/>
                              <w:divBdr>
                                <w:top w:val="none" w:sz="0" w:space="0" w:color="auto"/>
                                <w:left w:val="none" w:sz="0" w:space="0" w:color="auto"/>
                                <w:bottom w:val="none" w:sz="0" w:space="0" w:color="auto"/>
                                <w:right w:val="none" w:sz="0" w:space="0" w:color="auto"/>
                              </w:divBdr>
                              <w:divsChild>
                                <w:div w:id="1842767720">
                                  <w:marLeft w:val="0"/>
                                  <w:marRight w:val="0"/>
                                  <w:marTop w:val="0"/>
                                  <w:marBottom w:val="0"/>
                                  <w:divBdr>
                                    <w:top w:val="none" w:sz="0" w:space="0" w:color="auto"/>
                                    <w:left w:val="none" w:sz="0" w:space="0" w:color="auto"/>
                                    <w:bottom w:val="none" w:sz="0" w:space="0" w:color="auto"/>
                                    <w:right w:val="none" w:sz="0" w:space="0" w:color="auto"/>
                                  </w:divBdr>
                                  <w:divsChild>
                                    <w:div w:id="596328375">
                                      <w:marLeft w:val="0"/>
                                      <w:marRight w:val="0"/>
                                      <w:marTop w:val="0"/>
                                      <w:marBottom w:val="0"/>
                                      <w:divBdr>
                                        <w:top w:val="none" w:sz="0" w:space="0" w:color="auto"/>
                                        <w:left w:val="none" w:sz="0" w:space="0" w:color="auto"/>
                                        <w:bottom w:val="none" w:sz="0" w:space="0" w:color="auto"/>
                                        <w:right w:val="none" w:sz="0" w:space="0" w:color="auto"/>
                                      </w:divBdr>
                                      <w:divsChild>
                                        <w:div w:id="167788967">
                                          <w:marLeft w:val="0"/>
                                          <w:marRight w:val="0"/>
                                          <w:marTop w:val="0"/>
                                          <w:marBottom w:val="0"/>
                                          <w:divBdr>
                                            <w:top w:val="none" w:sz="0" w:space="0" w:color="auto"/>
                                            <w:left w:val="none" w:sz="0" w:space="0" w:color="auto"/>
                                            <w:bottom w:val="none" w:sz="0" w:space="0" w:color="auto"/>
                                            <w:right w:val="none" w:sz="0" w:space="0" w:color="auto"/>
                                          </w:divBdr>
                                          <w:divsChild>
                                            <w:div w:id="3159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4036">
          <w:marLeft w:val="0"/>
          <w:marRight w:val="0"/>
          <w:marTop w:val="0"/>
          <w:marBottom w:val="0"/>
          <w:divBdr>
            <w:top w:val="none" w:sz="0" w:space="0" w:color="auto"/>
            <w:left w:val="none" w:sz="0" w:space="0" w:color="auto"/>
            <w:bottom w:val="none" w:sz="0" w:space="0" w:color="auto"/>
            <w:right w:val="none" w:sz="0" w:space="0" w:color="auto"/>
          </w:divBdr>
          <w:divsChild>
            <w:div w:id="1589730205">
              <w:marLeft w:val="0"/>
              <w:marRight w:val="0"/>
              <w:marTop w:val="0"/>
              <w:marBottom w:val="0"/>
              <w:divBdr>
                <w:top w:val="none" w:sz="0" w:space="0" w:color="auto"/>
                <w:left w:val="none" w:sz="0" w:space="0" w:color="auto"/>
                <w:bottom w:val="none" w:sz="0" w:space="0" w:color="auto"/>
                <w:right w:val="none" w:sz="0" w:space="0" w:color="auto"/>
              </w:divBdr>
              <w:divsChild>
                <w:div w:id="343630927">
                  <w:marLeft w:val="0"/>
                  <w:marRight w:val="0"/>
                  <w:marTop w:val="0"/>
                  <w:marBottom w:val="0"/>
                  <w:divBdr>
                    <w:top w:val="none" w:sz="0" w:space="0" w:color="auto"/>
                    <w:left w:val="none" w:sz="0" w:space="0" w:color="auto"/>
                    <w:bottom w:val="none" w:sz="0" w:space="0" w:color="auto"/>
                    <w:right w:val="none" w:sz="0" w:space="0" w:color="auto"/>
                  </w:divBdr>
                  <w:divsChild>
                    <w:div w:id="26957784">
                      <w:marLeft w:val="0"/>
                      <w:marRight w:val="0"/>
                      <w:marTop w:val="0"/>
                      <w:marBottom w:val="0"/>
                      <w:divBdr>
                        <w:top w:val="none" w:sz="0" w:space="0" w:color="auto"/>
                        <w:left w:val="none" w:sz="0" w:space="0" w:color="auto"/>
                        <w:bottom w:val="none" w:sz="0" w:space="0" w:color="auto"/>
                        <w:right w:val="none" w:sz="0" w:space="0" w:color="auto"/>
                      </w:divBdr>
                      <w:divsChild>
                        <w:div w:id="646276612">
                          <w:marLeft w:val="0"/>
                          <w:marRight w:val="0"/>
                          <w:marTop w:val="0"/>
                          <w:marBottom w:val="0"/>
                          <w:divBdr>
                            <w:top w:val="none" w:sz="0" w:space="0" w:color="auto"/>
                            <w:left w:val="none" w:sz="0" w:space="0" w:color="auto"/>
                            <w:bottom w:val="none" w:sz="0" w:space="0" w:color="auto"/>
                            <w:right w:val="none" w:sz="0" w:space="0" w:color="auto"/>
                          </w:divBdr>
                          <w:divsChild>
                            <w:div w:id="8339418">
                              <w:marLeft w:val="0"/>
                              <w:marRight w:val="0"/>
                              <w:marTop w:val="0"/>
                              <w:marBottom w:val="0"/>
                              <w:divBdr>
                                <w:top w:val="none" w:sz="0" w:space="0" w:color="auto"/>
                                <w:left w:val="none" w:sz="0" w:space="0" w:color="auto"/>
                                <w:bottom w:val="none" w:sz="0" w:space="0" w:color="auto"/>
                                <w:right w:val="none" w:sz="0" w:space="0" w:color="auto"/>
                              </w:divBdr>
                              <w:divsChild>
                                <w:div w:id="898589736">
                                  <w:marLeft w:val="0"/>
                                  <w:marRight w:val="0"/>
                                  <w:marTop w:val="0"/>
                                  <w:marBottom w:val="0"/>
                                  <w:divBdr>
                                    <w:top w:val="none" w:sz="0" w:space="0" w:color="auto"/>
                                    <w:left w:val="none" w:sz="0" w:space="0" w:color="auto"/>
                                    <w:bottom w:val="none" w:sz="0" w:space="0" w:color="auto"/>
                                    <w:right w:val="none" w:sz="0" w:space="0" w:color="auto"/>
                                  </w:divBdr>
                                  <w:divsChild>
                                    <w:div w:id="2329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3848">
                              <w:marLeft w:val="0"/>
                              <w:marRight w:val="0"/>
                              <w:marTop w:val="0"/>
                              <w:marBottom w:val="0"/>
                              <w:divBdr>
                                <w:top w:val="none" w:sz="0" w:space="0" w:color="auto"/>
                                <w:left w:val="none" w:sz="0" w:space="0" w:color="auto"/>
                                <w:bottom w:val="none" w:sz="0" w:space="0" w:color="auto"/>
                                <w:right w:val="none" w:sz="0" w:space="0" w:color="auto"/>
                              </w:divBdr>
                              <w:divsChild>
                                <w:div w:id="1550024010">
                                  <w:marLeft w:val="0"/>
                                  <w:marRight w:val="0"/>
                                  <w:marTop w:val="0"/>
                                  <w:marBottom w:val="0"/>
                                  <w:divBdr>
                                    <w:top w:val="none" w:sz="0" w:space="0" w:color="auto"/>
                                    <w:left w:val="none" w:sz="0" w:space="0" w:color="auto"/>
                                    <w:bottom w:val="none" w:sz="0" w:space="0" w:color="auto"/>
                                    <w:right w:val="none" w:sz="0" w:space="0" w:color="auto"/>
                                  </w:divBdr>
                                  <w:divsChild>
                                    <w:div w:id="406809306">
                                      <w:marLeft w:val="0"/>
                                      <w:marRight w:val="0"/>
                                      <w:marTop w:val="0"/>
                                      <w:marBottom w:val="0"/>
                                      <w:divBdr>
                                        <w:top w:val="none" w:sz="0" w:space="0" w:color="auto"/>
                                        <w:left w:val="none" w:sz="0" w:space="0" w:color="auto"/>
                                        <w:bottom w:val="none" w:sz="0" w:space="0" w:color="auto"/>
                                        <w:right w:val="none" w:sz="0" w:space="0" w:color="auto"/>
                                      </w:divBdr>
                                      <w:divsChild>
                                        <w:div w:id="8415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08513">
                          <w:marLeft w:val="0"/>
                          <w:marRight w:val="0"/>
                          <w:marTop w:val="0"/>
                          <w:marBottom w:val="0"/>
                          <w:divBdr>
                            <w:top w:val="none" w:sz="0" w:space="0" w:color="auto"/>
                            <w:left w:val="none" w:sz="0" w:space="0" w:color="auto"/>
                            <w:bottom w:val="none" w:sz="0" w:space="0" w:color="auto"/>
                            <w:right w:val="none" w:sz="0" w:space="0" w:color="auto"/>
                          </w:divBdr>
                        </w:div>
                        <w:div w:id="1980260215">
                          <w:marLeft w:val="0"/>
                          <w:marRight w:val="0"/>
                          <w:marTop w:val="0"/>
                          <w:marBottom w:val="0"/>
                          <w:divBdr>
                            <w:top w:val="none" w:sz="0" w:space="0" w:color="auto"/>
                            <w:left w:val="none" w:sz="0" w:space="0" w:color="auto"/>
                            <w:bottom w:val="none" w:sz="0" w:space="0" w:color="auto"/>
                            <w:right w:val="none" w:sz="0" w:space="0" w:color="auto"/>
                          </w:divBdr>
                          <w:divsChild>
                            <w:div w:id="168644396">
                              <w:marLeft w:val="0"/>
                              <w:marRight w:val="0"/>
                              <w:marTop w:val="0"/>
                              <w:marBottom w:val="0"/>
                              <w:divBdr>
                                <w:top w:val="none" w:sz="0" w:space="0" w:color="auto"/>
                                <w:left w:val="none" w:sz="0" w:space="0" w:color="auto"/>
                                <w:bottom w:val="none" w:sz="0" w:space="0" w:color="auto"/>
                                <w:right w:val="none" w:sz="0" w:space="0" w:color="auto"/>
                              </w:divBdr>
                              <w:divsChild>
                                <w:div w:id="13527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510868">
          <w:marLeft w:val="0"/>
          <w:marRight w:val="0"/>
          <w:marTop w:val="0"/>
          <w:marBottom w:val="0"/>
          <w:divBdr>
            <w:top w:val="none" w:sz="0" w:space="0" w:color="auto"/>
            <w:left w:val="none" w:sz="0" w:space="0" w:color="auto"/>
            <w:bottom w:val="none" w:sz="0" w:space="0" w:color="auto"/>
            <w:right w:val="none" w:sz="0" w:space="0" w:color="auto"/>
          </w:divBdr>
          <w:divsChild>
            <w:div w:id="1762217557">
              <w:marLeft w:val="0"/>
              <w:marRight w:val="0"/>
              <w:marTop w:val="0"/>
              <w:marBottom w:val="0"/>
              <w:divBdr>
                <w:top w:val="none" w:sz="0" w:space="0" w:color="auto"/>
                <w:left w:val="none" w:sz="0" w:space="0" w:color="auto"/>
                <w:bottom w:val="none" w:sz="0" w:space="0" w:color="auto"/>
                <w:right w:val="none" w:sz="0" w:space="0" w:color="auto"/>
              </w:divBdr>
              <w:divsChild>
                <w:div w:id="1185944897">
                  <w:marLeft w:val="0"/>
                  <w:marRight w:val="0"/>
                  <w:marTop w:val="0"/>
                  <w:marBottom w:val="0"/>
                  <w:divBdr>
                    <w:top w:val="none" w:sz="0" w:space="0" w:color="auto"/>
                    <w:left w:val="none" w:sz="0" w:space="0" w:color="auto"/>
                    <w:bottom w:val="none" w:sz="0" w:space="0" w:color="auto"/>
                    <w:right w:val="none" w:sz="0" w:space="0" w:color="auto"/>
                  </w:divBdr>
                  <w:divsChild>
                    <w:div w:id="1117943521">
                      <w:marLeft w:val="0"/>
                      <w:marRight w:val="0"/>
                      <w:marTop w:val="0"/>
                      <w:marBottom w:val="0"/>
                      <w:divBdr>
                        <w:top w:val="none" w:sz="0" w:space="0" w:color="auto"/>
                        <w:left w:val="none" w:sz="0" w:space="0" w:color="auto"/>
                        <w:bottom w:val="none" w:sz="0" w:space="0" w:color="auto"/>
                        <w:right w:val="none" w:sz="0" w:space="0" w:color="auto"/>
                      </w:divBdr>
                      <w:divsChild>
                        <w:div w:id="1297032133">
                          <w:marLeft w:val="0"/>
                          <w:marRight w:val="0"/>
                          <w:marTop w:val="0"/>
                          <w:marBottom w:val="0"/>
                          <w:divBdr>
                            <w:top w:val="none" w:sz="0" w:space="0" w:color="auto"/>
                            <w:left w:val="none" w:sz="0" w:space="0" w:color="auto"/>
                            <w:bottom w:val="none" w:sz="0" w:space="0" w:color="auto"/>
                            <w:right w:val="none" w:sz="0" w:space="0" w:color="auto"/>
                          </w:divBdr>
                          <w:divsChild>
                            <w:div w:id="604536733">
                              <w:marLeft w:val="0"/>
                              <w:marRight w:val="0"/>
                              <w:marTop w:val="0"/>
                              <w:marBottom w:val="0"/>
                              <w:divBdr>
                                <w:top w:val="none" w:sz="0" w:space="0" w:color="auto"/>
                                <w:left w:val="none" w:sz="0" w:space="0" w:color="auto"/>
                                <w:bottom w:val="none" w:sz="0" w:space="0" w:color="auto"/>
                                <w:right w:val="none" w:sz="0" w:space="0" w:color="auto"/>
                              </w:divBdr>
                              <w:divsChild>
                                <w:div w:id="1254708154">
                                  <w:marLeft w:val="0"/>
                                  <w:marRight w:val="0"/>
                                  <w:marTop w:val="0"/>
                                  <w:marBottom w:val="0"/>
                                  <w:divBdr>
                                    <w:top w:val="none" w:sz="0" w:space="0" w:color="auto"/>
                                    <w:left w:val="none" w:sz="0" w:space="0" w:color="auto"/>
                                    <w:bottom w:val="none" w:sz="0" w:space="0" w:color="auto"/>
                                    <w:right w:val="none" w:sz="0" w:space="0" w:color="auto"/>
                                  </w:divBdr>
                                  <w:divsChild>
                                    <w:div w:id="1727215645">
                                      <w:marLeft w:val="0"/>
                                      <w:marRight w:val="0"/>
                                      <w:marTop w:val="0"/>
                                      <w:marBottom w:val="0"/>
                                      <w:divBdr>
                                        <w:top w:val="none" w:sz="0" w:space="0" w:color="auto"/>
                                        <w:left w:val="none" w:sz="0" w:space="0" w:color="auto"/>
                                        <w:bottom w:val="none" w:sz="0" w:space="0" w:color="auto"/>
                                        <w:right w:val="none" w:sz="0" w:space="0" w:color="auto"/>
                                      </w:divBdr>
                                      <w:divsChild>
                                        <w:div w:id="711154335">
                                          <w:marLeft w:val="0"/>
                                          <w:marRight w:val="0"/>
                                          <w:marTop w:val="0"/>
                                          <w:marBottom w:val="0"/>
                                          <w:divBdr>
                                            <w:top w:val="none" w:sz="0" w:space="0" w:color="auto"/>
                                            <w:left w:val="none" w:sz="0" w:space="0" w:color="auto"/>
                                            <w:bottom w:val="none" w:sz="0" w:space="0" w:color="auto"/>
                                            <w:right w:val="none" w:sz="0" w:space="0" w:color="auto"/>
                                          </w:divBdr>
                                          <w:divsChild>
                                            <w:div w:id="580677547">
                                              <w:marLeft w:val="0"/>
                                              <w:marRight w:val="0"/>
                                              <w:marTop w:val="0"/>
                                              <w:marBottom w:val="0"/>
                                              <w:divBdr>
                                                <w:top w:val="none" w:sz="0" w:space="0" w:color="auto"/>
                                                <w:left w:val="none" w:sz="0" w:space="0" w:color="auto"/>
                                                <w:bottom w:val="none" w:sz="0" w:space="0" w:color="auto"/>
                                                <w:right w:val="none" w:sz="0" w:space="0" w:color="auto"/>
                                              </w:divBdr>
                                            </w:div>
                                          </w:divsChild>
                                        </w:div>
                                        <w:div w:id="1246264510">
                                          <w:marLeft w:val="0"/>
                                          <w:marRight w:val="0"/>
                                          <w:marTop w:val="0"/>
                                          <w:marBottom w:val="0"/>
                                          <w:divBdr>
                                            <w:top w:val="none" w:sz="0" w:space="0" w:color="auto"/>
                                            <w:left w:val="none" w:sz="0" w:space="0" w:color="auto"/>
                                            <w:bottom w:val="none" w:sz="0" w:space="0" w:color="auto"/>
                                            <w:right w:val="none" w:sz="0" w:space="0" w:color="auto"/>
                                          </w:divBdr>
                                          <w:divsChild>
                                            <w:div w:id="680204068">
                                              <w:marLeft w:val="0"/>
                                              <w:marRight w:val="0"/>
                                              <w:marTop w:val="0"/>
                                              <w:marBottom w:val="0"/>
                                              <w:divBdr>
                                                <w:top w:val="none" w:sz="0" w:space="0" w:color="auto"/>
                                                <w:left w:val="none" w:sz="0" w:space="0" w:color="auto"/>
                                                <w:bottom w:val="none" w:sz="0" w:space="0" w:color="auto"/>
                                                <w:right w:val="none" w:sz="0" w:space="0" w:color="auto"/>
                                              </w:divBdr>
                                            </w:div>
                                          </w:divsChild>
                                        </w:div>
                                        <w:div w:id="1284656362">
                                          <w:marLeft w:val="0"/>
                                          <w:marRight w:val="0"/>
                                          <w:marTop w:val="0"/>
                                          <w:marBottom w:val="0"/>
                                          <w:divBdr>
                                            <w:top w:val="none" w:sz="0" w:space="0" w:color="auto"/>
                                            <w:left w:val="none" w:sz="0" w:space="0" w:color="auto"/>
                                            <w:bottom w:val="none" w:sz="0" w:space="0" w:color="auto"/>
                                            <w:right w:val="none" w:sz="0" w:space="0" w:color="auto"/>
                                          </w:divBdr>
                                          <w:divsChild>
                                            <w:div w:id="1426195138">
                                              <w:marLeft w:val="0"/>
                                              <w:marRight w:val="0"/>
                                              <w:marTop w:val="0"/>
                                              <w:marBottom w:val="0"/>
                                              <w:divBdr>
                                                <w:top w:val="none" w:sz="0" w:space="0" w:color="auto"/>
                                                <w:left w:val="none" w:sz="0" w:space="0" w:color="auto"/>
                                                <w:bottom w:val="none" w:sz="0" w:space="0" w:color="auto"/>
                                                <w:right w:val="none" w:sz="0" w:space="0" w:color="auto"/>
                                              </w:divBdr>
                                            </w:div>
                                          </w:divsChild>
                                        </w:div>
                                        <w:div w:id="1431117739">
                                          <w:marLeft w:val="0"/>
                                          <w:marRight w:val="0"/>
                                          <w:marTop w:val="0"/>
                                          <w:marBottom w:val="0"/>
                                          <w:divBdr>
                                            <w:top w:val="none" w:sz="0" w:space="0" w:color="auto"/>
                                            <w:left w:val="none" w:sz="0" w:space="0" w:color="auto"/>
                                            <w:bottom w:val="none" w:sz="0" w:space="0" w:color="auto"/>
                                            <w:right w:val="none" w:sz="0" w:space="0" w:color="auto"/>
                                          </w:divBdr>
                                          <w:divsChild>
                                            <w:div w:id="1303072222">
                                              <w:marLeft w:val="0"/>
                                              <w:marRight w:val="0"/>
                                              <w:marTop w:val="0"/>
                                              <w:marBottom w:val="0"/>
                                              <w:divBdr>
                                                <w:top w:val="none" w:sz="0" w:space="0" w:color="auto"/>
                                                <w:left w:val="none" w:sz="0" w:space="0" w:color="auto"/>
                                                <w:bottom w:val="none" w:sz="0" w:space="0" w:color="auto"/>
                                                <w:right w:val="none" w:sz="0" w:space="0" w:color="auto"/>
                                              </w:divBdr>
                                            </w:div>
                                          </w:divsChild>
                                        </w:div>
                                        <w:div w:id="1518763908">
                                          <w:marLeft w:val="0"/>
                                          <w:marRight w:val="0"/>
                                          <w:marTop w:val="0"/>
                                          <w:marBottom w:val="0"/>
                                          <w:divBdr>
                                            <w:top w:val="none" w:sz="0" w:space="0" w:color="auto"/>
                                            <w:left w:val="none" w:sz="0" w:space="0" w:color="auto"/>
                                            <w:bottom w:val="none" w:sz="0" w:space="0" w:color="auto"/>
                                            <w:right w:val="none" w:sz="0" w:space="0" w:color="auto"/>
                                          </w:divBdr>
                                          <w:divsChild>
                                            <w:div w:id="323123581">
                                              <w:marLeft w:val="0"/>
                                              <w:marRight w:val="0"/>
                                              <w:marTop w:val="0"/>
                                              <w:marBottom w:val="0"/>
                                              <w:divBdr>
                                                <w:top w:val="none" w:sz="0" w:space="0" w:color="auto"/>
                                                <w:left w:val="none" w:sz="0" w:space="0" w:color="auto"/>
                                                <w:bottom w:val="none" w:sz="0" w:space="0" w:color="auto"/>
                                                <w:right w:val="none" w:sz="0" w:space="0" w:color="auto"/>
                                              </w:divBdr>
                                            </w:div>
                                          </w:divsChild>
                                        </w:div>
                                        <w:div w:id="1763649077">
                                          <w:marLeft w:val="0"/>
                                          <w:marRight w:val="0"/>
                                          <w:marTop w:val="0"/>
                                          <w:marBottom w:val="0"/>
                                          <w:divBdr>
                                            <w:top w:val="none" w:sz="0" w:space="0" w:color="auto"/>
                                            <w:left w:val="none" w:sz="0" w:space="0" w:color="auto"/>
                                            <w:bottom w:val="none" w:sz="0" w:space="0" w:color="auto"/>
                                            <w:right w:val="none" w:sz="0" w:space="0" w:color="auto"/>
                                          </w:divBdr>
                                          <w:divsChild>
                                            <w:div w:id="10861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400427">
          <w:marLeft w:val="0"/>
          <w:marRight w:val="0"/>
          <w:marTop w:val="0"/>
          <w:marBottom w:val="0"/>
          <w:divBdr>
            <w:top w:val="none" w:sz="0" w:space="0" w:color="auto"/>
            <w:left w:val="none" w:sz="0" w:space="0" w:color="auto"/>
            <w:bottom w:val="none" w:sz="0" w:space="0" w:color="auto"/>
            <w:right w:val="none" w:sz="0" w:space="0" w:color="auto"/>
          </w:divBdr>
          <w:divsChild>
            <w:div w:id="2062706350">
              <w:marLeft w:val="0"/>
              <w:marRight w:val="0"/>
              <w:marTop w:val="0"/>
              <w:marBottom w:val="0"/>
              <w:divBdr>
                <w:top w:val="none" w:sz="0" w:space="0" w:color="auto"/>
                <w:left w:val="none" w:sz="0" w:space="0" w:color="auto"/>
                <w:bottom w:val="none" w:sz="0" w:space="0" w:color="auto"/>
                <w:right w:val="none" w:sz="0" w:space="0" w:color="auto"/>
              </w:divBdr>
              <w:divsChild>
                <w:div w:id="1401368345">
                  <w:marLeft w:val="0"/>
                  <w:marRight w:val="0"/>
                  <w:marTop w:val="0"/>
                  <w:marBottom w:val="0"/>
                  <w:divBdr>
                    <w:top w:val="none" w:sz="0" w:space="0" w:color="auto"/>
                    <w:left w:val="none" w:sz="0" w:space="0" w:color="auto"/>
                    <w:bottom w:val="none" w:sz="0" w:space="0" w:color="auto"/>
                    <w:right w:val="none" w:sz="0" w:space="0" w:color="auto"/>
                  </w:divBdr>
                  <w:divsChild>
                    <w:div w:id="1479031894">
                      <w:marLeft w:val="0"/>
                      <w:marRight w:val="0"/>
                      <w:marTop w:val="0"/>
                      <w:marBottom w:val="0"/>
                      <w:divBdr>
                        <w:top w:val="none" w:sz="0" w:space="0" w:color="auto"/>
                        <w:left w:val="none" w:sz="0" w:space="0" w:color="auto"/>
                        <w:bottom w:val="none" w:sz="0" w:space="0" w:color="auto"/>
                        <w:right w:val="none" w:sz="0" w:space="0" w:color="auto"/>
                      </w:divBdr>
                      <w:divsChild>
                        <w:div w:id="84811170">
                          <w:marLeft w:val="0"/>
                          <w:marRight w:val="0"/>
                          <w:marTop w:val="0"/>
                          <w:marBottom w:val="0"/>
                          <w:divBdr>
                            <w:top w:val="none" w:sz="0" w:space="0" w:color="auto"/>
                            <w:left w:val="none" w:sz="0" w:space="0" w:color="auto"/>
                            <w:bottom w:val="none" w:sz="0" w:space="0" w:color="auto"/>
                            <w:right w:val="none" w:sz="0" w:space="0" w:color="auto"/>
                          </w:divBdr>
                          <w:divsChild>
                            <w:div w:id="1164399488">
                              <w:marLeft w:val="0"/>
                              <w:marRight w:val="0"/>
                              <w:marTop w:val="0"/>
                              <w:marBottom w:val="0"/>
                              <w:divBdr>
                                <w:top w:val="none" w:sz="0" w:space="0" w:color="auto"/>
                                <w:left w:val="none" w:sz="0" w:space="0" w:color="auto"/>
                                <w:bottom w:val="none" w:sz="0" w:space="0" w:color="auto"/>
                                <w:right w:val="none" w:sz="0" w:space="0" w:color="auto"/>
                              </w:divBdr>
                              <w:divsChild>
                                <w:div w:id="730273375">
                                  <w:marLeft w:val="0"/>
                                  <w:marRight w:val="0"/>
                                  <w:marTop w:val="0"/>
                                  <w:marBottom w:val="0"/>
                                  <w:divBdr>
                                    <w:top w:val="none" w:sz="0" w:space="0" w:color="auto"/>
                                    <w:left w:val="none" w:sz="0" w:space="0" w:color="auto"/>
                                    <w:bottom w:val="none" w:sz="0" w:space="0" w:color="auto"/>
                                    <w:right w:val="none" w:sz="0" w:space="0" w:color="auto"/>
                                  </w:divBdr>
                                  <w:divsChild>
                                    <w:div w:id="1910461247">
                                      <w:marLeft w:val="0"/>
                                      <w:marRight w:val="0"/>
                                      <w:marTop w:val="0"/>
                                      <w:marBottom w:val="0"/>
                                      <w:divBdr>
                                        <w:top w:val="none" w:sz="0" w:space="0" w:color="auto"/>
                                        <w:left w:val="none" w:sz="0" w:space="0" w:color="auto"/>
                                        <w:bottom w:val="none" w:sz="0" w:space="0" w:color="auto"/>
                                        <w:right w:val="none" w:sz="0" w:space="0" w:color="auto"/>
                                      </w:divBdr>
                                      <w:divsChild>
                                        <w:div w:id="4901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09332">
          <w:marLeft w:val="0"/>
          <w:marRight w:val="0"/>
          <w:marTop w:val="0"/>
          <w:marBottom w:val="0"/>
          <w:divBdr>
            <w:top w:val="none" w:sz="0" w:space="0" w:color="auto"/>
            <w:left w:val="none" w:sz="0" w:space="0" w:color="auto"/>
            <w:bottom w:val="none" w:sz="0" w:space="0" w:color="auto"/>
            <w:right w:val="none" w:sz="0" w:space="0" w:color="auto"/>
          </w:divBdr>
          <w:divsChild>
            <w:div w:id="1140807985">
              <w:marLeft w:val="0"/>
              <w:marRight w:val="0"/>
              <w:marTop w:val="0"/>
              <w:marBottom w:val="0"/>
              <w:divBdr>
                <w:top w:val="none" w:sz="0" w:space="0" w:color="auto"/>
                <w:left w:val="none" w:sz="0" w:space="0" w:color="auto"/>
                <w:bottom w:val="none" w:sz="0" w:space="0" w:color="auto"/>
                <w:right w:val="none" w:sz="0" w:space="0" w:color="auto"/>
              </w:divBdr>
              <w:divsChild>
                <w:div w:id="1363743697">
                  <w:marLeft w:val="0"/>
                  <w:marRight w:val="0"/>
                  <w:marTop w:val="0"/>
                  <w:marBottom w:val="0"/>
                  <w:divBdr>
                    <w:top w:val="none" w:sz="0" w:space="0" w:color="auto"/>
                    <w:left w:val="none" w:sz="0" w:space="0" w:color="auto"/>
                    <w:bottom w:val="none" w:sz="0" w:space="0" w:color="auto"/>
                    <w:right w:val="none" w:sz="0" w:space="0" w:color="auto"/>
                  </w:divBdr>
                  <w:divsChild>
                    <w:div w:id="175122100">
                      <w:marLeft w:val="0"/>
                      <w:marRight w:val="0"/>
                      <w:marTop w:val="0"/>
                      <w:marBottom w:val="0"/>
                      <w:divBdr>
                        <w:top w:val="none" w:sz="0" w:space="0" w:color="auto"/>
                        <w:left w:val="none" w:sz="0" w:space="0" w:color="auto"/>
                        <w:bottom w:val="none" w:sz="0" w:space="0" w:color="auto"/>
                        <w:right w:val="none" w:sz="0" w:space="0" w:color="auto"/>
                      </w:divBdr>
                      <w:divsChild>
                        <w:div w:id="128673022">
                          <w:marLeft w:val="0"/>
                          <w:marRight w:val="0"/>
                          <w:marTop w:val="0"/>
                          <w:marBottom w:val="0"/>
                          <w:divBdr>
                            <w:top w:val="none" w:sz="0" w:space="0" w:color="auto"/>
                            <w:left w:val="none" w:sz="0" w:space="0" w:color="auto"/>
                            <w:bottom w:val="none" w:sz="0" w:space="0" w:color="auto"/>
                            <w:right w:val="none" w:sz="0" w:space="0" w:color="auto"/>
                          </w:divBdr>
                          <w:divsChild>
                            <w:div w:id="164563945">
                              <w:marLeft w:val="0"/>
                              <w:marRight w:val="0"/>
                              <w:marTop w:val="0"/>
                              <w:marBottom w:val="0"/>
                              <w:divBdr>
                                <w:top w:val="none" w:sz="0" w:space="0" w:color="auto"/>
                                <w:left w:val="none" w:sz="0" w:space="0" w:color="auto"/>
                                <w:bottom w:val="none" w:sz="0" w:space="0" w:color="auto"/>
                                <w:right w:val="none" w:sz="0" w:space="0" w:color="auto"/>
                              </w:divBdr>
                              <w:divsChild>
                                <w:div w:id="858156674">
                                  <w:marLeft w:val="0"/>
                                  <w:marRight w:val="0"/>
                                  <w:marTop w:val="0"/>
                                  <w:marBottom w:val="0"/>
                                  <w:divBdr>
                                    <w:top w:val="none" w:sz="0" w:space="0" w:color="auto"/>
                                    <w:left w:val="none" w:sz="0" w:space="0" w:color="auto"/>
                                    <w:bottom w:val="none" w:sz="0" w:space="0" w:color="auto"/>
                                    <w:right w:val="none" w:sz="0" w:space="0" w:color="auto"/>
                                  </w:divBdr>
                                  <w:divsChild>
                                    <w:div w:id="9864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4438">
                          <w:marLeft w:val="0"/>
                          <w:marRight w:val="0"/>
                          <w:marTop w:val="0"/>
                          <w:marBottom w:val="0"/>
                          <w:divBdr>
                            <w:top w:val="none" w:sz="0" w:space="0" w:color="auto"/>
                            <w:left w:val="none" w:sz="0" w:space="0" w:color="auto"/>
                            <w:bottom w:val="none" w:sz="0" w:space="0" w:color="auto"/>
                            <w:right w:val="none" w:sz="0" w:space="0" w:color="auto"/>
                          </w:divBdr>
                          <w:divsChild>
                            <w:div w:id="779373972">
                              <w:marLeft w:val="0"/>
                              <w:marRight w:val="0"/>
                              <w:marTop w:val="0"/>
                              <w:marBottom w:val="0"/>
                              <w:divBdr>
                                <w:top w:val="none" w:sz="0" w:space="0" w:color="auto"/>
                                <w:left w:val="none" w:sz="0" w:space="0" w:color="auto"/>
                                <w:bottom w:val="none" w:sz="0" w:space="0" w:color="auto"/>
                                <w:right w:val="none" w:sz="0" w:space="0" w:color="auto"/>
                              </w:divBdr>
                              <w:divsChild>
                                <w:div w:id="1552308578">
                                  <w:marLeft w:val="0"/>
                                  <w:marRight w:val="0"/>
                                  <w:marTop w:val="0"/>
                                  <w:marBottom w:val="0"/>
                                  <w:divBdr>
                                    <w:top w:val="none" w:sz="0" w:space="0" w:color="auto"/>
                                    <w:left w:val="none" w:sz="0" w:space="0" w:color="auto"/>
                                    <w:bottom w:val="none" w:sz="0" w:space="0" w:color="auto"/>
                                    <w:right w:val="none" w:sz="0" w:space="0" w:color="auto"/>
                                  </w:divBdr>
                                </w:div>
                              </w:divsChild>
                            </w:div>
                            <w:div w:id="1847866327">
                              <w:marLeft w:val="0"/>
                              <w:marRight w:val="0"/>
                              <w:marTop w:val="0"/>
                              <w:marBottom w:val="0"/>
                              <w:divBdr>
                                <w:top w:val="none" w:sz="0" w:space="0" w:color="auto"/>
                                <w:left w:val="none" w:sz="0" w:space="0" w:color="auto"/>
                                <w:bottom w:val="none" w:sz="0" w:space="0" w:color="auto"/>
                                <w:right w:val="none" w:sz="0" w:space="0" w:color="auto"/>
                              </w:divBdr>
                              <w:divsChild>
                                <w:div w:id="1692952306">
                                  <w:marLeft w:val="0"/>
                                  <w:marRight w:val="0"/>
                                  <w:marTop w:val="0"/>
                                  <w:marBottom w:val="0"/>
                                  <w:divBdr>
                                    <w:top w:val="none" w:sz="0" w:space="0" w:color="auto"/>
                                    <w:left w:val="none" w:sz="0" w:space="0" w:color="auto"/>
                                    <w:bottom w:val="none" w:sz="0" w:space="0" w:color="auto"/>
                                    <w:right w:val="none" w:sz="0" w:space="0" w:color="auto"/>
                                  </w:divBdr>
                                </w:div>
                              </w:divsChild>
                            </w:div>
                            <w:div w:id="1980109317">
                              <w:marLeft w:val="0"/>
                              <w:marRight w:val="0"/>
                              <w:marTop w:val="0"/>
                              <w:marBottom w:val="0"/>
                              <w:divBdr>
                                <w:top w:val="none" w:sz="0" w:space="0" w:color="auto"/>
                                <w:left w:val="none" w:sz="0" w:space="0" w:color="auto"/>
                                <w:bottom w:val="none" w:sz="0" w:space="0" w:color="auto"/>
                                <w:right w:val="none" w:sz="0" w:space="0" w:color="auto"/>
                              </w:divBdr>
                              <w:divsChild>
                                <w:div w:id="20516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27521">
          <w:marLeft w:val="0"/>
          <w:marRight w:val="0"/>
          <w:marTop w:val="0"/>
          <w:marBottom w:val="0"/>
          <w:divBdr>
            <w:top w:val="none" w:sz="0" w:space="0" w:color="auto"/>
            <w:left w:val="none" w:sz="0" w:space="0" w:color="auto"/>
            <w:bottom w:val="none" w:sz="0" w:space="0" w:color="auto"/>
            <w:right w:val="none" w:sz="0" w:space="0" w:color="auto"/>
          </w:divBdr>
          <w:divsChild>
            <w:div w:id="1008563023">
              <w:marLeft w:val="0"/>
              <w:marRight w:val="0"/>
              <w:marTop w:val="0"/>
              <w:marBottom w:val="0"/>
              <w:divBdr>
                <w:top w:val="none" w:sz="0" w:space="0" w:color="auto"/>
                <w:left w:val="none" w:sz="0" w:space="0" w:color="auto"/>
                <w:bottom w:val="none" w:sz="0" w:space="0" w:color="auto"/>
                <w:right w:val="none" w:sz="0" w:space="0" w:color="auto"/>
              </w:divBdr>
              <w:divsChild>
                <w:div w:id="201407167">
                  <w:marLeft w:val="0"/>
                  <w:marRight w:val="0"/>
                  <w:marTop w:val="0"/>
                  <w:marBottom w:val="0"/>
                  <w:divBdr>
                    <w:top w:val="none" w:sz="0" w:space="0" w:color="auto"/>
                    <w:left w:val="none" w:sz="0" w:space="0" w:color="auto"/>
                    <w:bottom w:val="none" w:sz="0" w:space="0" w:color="auto"/>
                    <w:right w:val="none" w:sz="0" w:space="0" w:color="auto"/>
                  </w:divBdr>
                  <w:divsChild>
                    <w:div w:id="1811315047">
                      <w:marLeft w:val="0"/>
                      <w:marRight w:val="0"/>
                      <w:marTop w:val="0"/>
                      <w:marBottom w:val="0"/>
                      <w:divBdr>
                        <w:top w:val="none" w:sz="0" w:space="0" w:color="auto"/>
                        <w:left w:val="none" w:sz="0" w:space="0" w:color="auto"/>
                        <w:bottom w:val="none" w:sz="0" w:space="0" w:color="auto"/>
                        <w:right w:val="none" w:sz="0" w:space="0" w:color="auto"/>
                      </w:divBdr>
                      <w:divsChild>
                        <w:div w:id="771583577">
                          <w:marLeft w:val="0"/>
                          <w:marRight w:val="0"/>
                          <w:marTop w:val="0"/>
                          <w:marBottom w:val="0"/>
                          <w:divBdr>
                            <w:top w:val="none" w:sz="0" w:space="0" w:color="auto"/>
                            <w:left w:val="none" w:sz="0" w:space="0" w:color="auto"/>
                            <w:bottom w:val="none" w:sz="0" w:space="0" w:color="auto"/>
                            <w:right w:val="none" w:sz="0" w:space="0" w:color="auto"/>
                          </w:divBdr>
                          <w:divsChild>
                            <w:div w:id="75637166">
                              <w:marLeft w:val="0"/>
                              <w:marRight w:val="0"/>
                              <w:marTop w:val="0"/>
                              <w:marBottom w:val="0"/>
                              <w:divBdr>
                                <w:top w:val="none" w:sz="0" w:space="0" w:color="auto"/>
                                <w:left w:val="none" w:sz="0" w:space="0" w:color="auto"/>
                                <w:bottom w:val="none" w:sz="0" w:space="0" w:color="auto"/>
                                <w:right w:val="none" w:sz="0" w:space="0" w:color="auto"/>
                              </w:divBdr>
                              <w:divsChild>
                                <w:div w:id="672538786">
                                  <w:marLeft w:val="0"/>
                                  <w:marRight w:val="0"/>
                                  <w:marTop w:val="0"/>
                                  <w:marBottom w:val="0"/>
                                  <w:divBdr>
                                    <w:top w:val="none" w:sz="0" w:space="0" w:color="auto"/>
                                    <w:left w:val="none" w:sz="0" w:space="0" w:color="auto"/>
                                    <w:bottom w:val="none" w:sz="0" w:space="0" w:color="auto"/>
                                    <w:right w:val="none" w:sz="0" w:space="0" w:color="auto"/>
                                  </w:divBdr>
                                  <w:divsChild>
                                    <w:div w:id="1809395986">
                                      <w:marLeft w:val="0"/>
                                      <w:marRight w:val="0"/>
                                      <w:marTop w:val="0"/>
                                      <w:marBottom w:val="0"/>
                                      <w:divBdr>
                                        <w:top w:val="none" w:sz="0" w:space="0" w:color="auto"/>
                                        <w:left w:val="none" w:sz="0" w:space="0" w:color="auto"/>
                                        <w:bottom w:val="none" w:sz="0" w:space="0" w:color="auto"/>
                                        <w:right w:val="none" w:sz="0" w:space="0" w:color="auto"/>
                                      </w:divBdr>
                                      <w:divsChild>
                                        <w:div w:id="351037129">
                                          <w:marLeft w:val="0"/>
                                          <w:marRight w:val="0"/>
                                          <w:marTop w:val="0"/>
                                          <w:marBottom w:val="0"/>
                                          <w:divBdr>
                                            <w:top w:val="none" w:sz="0" w:space="0" w:color="auto"/>
                                            <w:left w:val="none" w:sz="0" w:space="0" w:color="auto"/>
                                            <w:bottom w:val="none" w:sz="0" w:space="0" w:color="auto"/>
                                            <w:right w:val="none" w:sz="0" w:space="0" w:color="auto"/>
                                          </w:divBdr>
                                          <w:divsChild>
                                            <w:div w:id="286590526">
                                              <w:marLeft w:val="0"/>
                                              <w:marRight w:val="0"/>
                                              <w:marTop w:val="0"/>
                                              <w:marBottom w:val="0"/>
                                              <w:divBdr>
                                                <w:top w:val="none" w:sz="0" w:space="0" w:color="auto"/>
                                                <w:left w:val="none" w:sz="0" w:space="0" w:color="auto"/>
                                                <w:bottom w:val="none" w:sz="0" w:space="0" w:color="auto"/>
                                                <w:right w:val="none" w:sz="0" w:space="0" w:color="auto"/>
                                              </w:divBdr>
                                            </w:div>
                                            <w:div w:id="1253587115">
                                              <w:marLeft w:val="0"/>
                                              <w:marRight w:val="0"/>
                                              <w:marTop w:val="0"/>
                                              <w:marBottom w:val="0"/>
                                              <w:divBdr>
                                                <w:top w:val="none" w:sz="0" w:space="0" w:color="auto"/>
                                                <w:left w:val="none" w:sz="0" w:space="0" w:color="auto"/>
                                                <w:bottom w:val="none" w:sz="0" w:space="0" w:color="auto"/>
                                                <w:right w:val="none" w:sz="0" w:space="0" w:color="auto"/>
                                              </w:divBdr>
                                            </w:div>
                                            <w:div w:id="1279752629">
                                              <w:marLeft w:val="0"/>
                                              <w:marRight w:val="0"/>
                                              <w:marTop w:val="0"/>
                                              <w:marBottom w:val="0"/>
                                              <w:divBdr>
                                                <w:top w:val="none" w:sz="0" w:space="0" w:color="auto"/>
                                                <w:left w:val="none" w:sz="0" w:space="0" w:color="auto"/>
                                                <w:bottom w:val="none" w:sz="0" w:space="0" w:color="auto"/>
                                                <w:right w:val="none" w:sz="0" w:space="0" w:color="auto"/>
                                              </w:divBdr>
                                              <w:divsChild>
                                                <w:div w:id="1360200866">
                                                  <w:marLeft w:val="0"/>
                                                  <w:marRight w:val="0"/>
                                                  <w:marTop w:val="0"/>
                                                  <w:marBottom w:val="0"/>
                                                  <w:divBdr>
                                                    <w:top w:val="none" w:sz="0" w:space="0" w:color="auto"/>
                                                    <w:left w:val="none" w:sz="0" w:space="0" w:color="auto"/>
                                                    <w:bottom w:val="none" w:sz="0" w:space="0" w:color="auto"/>
                                                    <w:right w:val="none" w:sz="0" w:space="0" w:color="auto"/>
                                                  </w:divBdr>
                                                  <w:divsChild>
                                                    <w:div w:id="1173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60240">
                                          <w:marLeft w:val="0"/>
                                          <w:marRight w:val="0"/>
                                          <w:marTop w:val="0"/>
                                          <w:marBottom w:val="0"/>
                                          <w:divBdr>
                                            <w:top w:val="none" w:sz="0" w:space="0" w:color="auto"/>
                                            <w:left w:val="none" w:sz="0" w:space="0" w:color="auto"/>
                                            <w:bottom w:val="none" w:sz="0" w:space="0" w:color="auto"/>
                                            <w:right w:val="none" w:sz="0" w:space="0" w:color="auto"/>
                                          </w:divBdr>
                                          <w:divsChild>
                                            <w:div w:id="522867237">
                                              <w:marLeft w:val="0"/>
                                              <w:marRight w:val="0"/>
                                              <w:marTop w:val="0"/>
                                              <w:marBottom w:val="0"/>
                                              <w:divBdr>
                                                <w:top w:val="none" w:sz="0" w:space="0" w:color="auto"/>
                                                <w:left w:val="none" w:sz="0" w:space="0" w:color="auto"/>
                                                <w:bottom w:val="none" w:sz="0" w:space="0" w:color="auto"/>
                                                <w:right w:val="none" w:sz="0" w:space="0" w:color="auto"/>
                                              </w:divBdr>
                                            </w:div>
                                          </w:divsChild>
                                        </w:div>
                                        <w:div w:id="1858471032">
                                          <w:marLeft w:val="0"/>
                                          <w:marRight w:val="0"/>
                                          <w:marTop w:val="0"/>
                                          <w:marBottom w:val="0"/>
                                          <w:divBdr>
                                            <w:top w:val="none" w:sz="0" w:space="0" w:color="auto"/>
                                            <w:left w:val="none" w:sz="0" w:space="0" w:color="auto"/>
                                            <w:bottom w:val="none" w:sz="0" w:space="0" w:color="auto"/>
                                            <w:right w:val="none" w:sz="0" w:space="0" w:color="auto"/>
                                          </w:divBdr>
                                          <w:divsChild>
                                            <w:div w:id="1226138633">
                                              <w:marLeft w:val="0"/>
                                              <w:marRight w:val="0"/>
                                              <w:marTop w:val="0"/>
                                              <w:marBottom w:val="0"/>
                                              <w:divBdr>
                                                <w:top w:val="none" w:sz="0" w:space="0" w:color="auto"/>
                                                <w:left w:val="none" w:sz="0" w:space="0" w:color="auto"/>
                                                <w:bottom w:val="none" w:sz="0" w:space="0" w:color="auto"/>
                                                <w:right w:val="none" w:sz="0" w:space="0" w:color="auto"/>
                                              </w:divBdr>
                                              <w:divsChild>
                                                <w:div w:id="1176336458">
                                                  <w:marLeft w:val="0"/>
                                                  <w:marRight w:val="0"/>
                                                  <w:marTop w:val="0"/>
                                                  <w:marBottom w:val="0"/>
                                                  <w:divBdr>
                                                    <w:top w:val="none" w:sz="0" w:space="0" w:color="auto"/>
                                                    <w:left w:val="none" w:sz="0" w:space="0" w:color="auto"/>
                                                    <w:bottom w:val="none" w:sz="0" w:space="0" w:color="auto"/>
                                                    <w:right w:val="none" w:sz="0" w:space="0" w:color="auto"/>
                                                  </w:divBdr>
                                                  <w:divsChild>
                                                    <w:div w:id="16144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6904">
                                              <w:marLeft w:val="0"/>
                                              <w:marRight w:val="0"/>
                                              <w:marTop w:val="0"/>
                                              <w:marBottom w:val="0"/>
                                              <w:divBdr>
                                                <w:top w:val="none" w:sz="0" w:space="0" w:color="auto"/>
                                                <w:left w:val="none" w:sz="0" w:space="0" w:color="auto"/>
                                                <w:bottom w:val="none" w:sz="0" w:space="0" w:color="auto"/>
                                                <w:right w:val="none" w:sz="0" w:space="0" w:color="auto"/>
                                              </w:divBdr>
                                            </w:div>
                                            <w:div w:id="19926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4563">
          <w:marLeft w:val="0"/>
          <w:marRight w:val="0"/>
          <w:marTop w:val="0"/>
          <w:marBottom w:val="0"/>
          <w:divBdr>
            <w:top w:val="none" w:sz="0" w:space="0" w:color="auto"/>
            <w:left w:val="none" w:sz="0" w:space="0" w:color="auto"/>
            <w:bottom w:val="none" w:sz="0" w:space="0" w:color="auto"/>
            <w:right w:val="none" w:sz="0" w:space="0" w:color="auto"/>
          </w:divBdr>
          <w:divsChild>
            <w:div w:id="1139298048">
              <w:marLeft w:val="0"/>
              <w:marRight w:val="0"/>
              <w:marTop w:val="0"/>
              <w:marBottom w:val="0"/>
              <w:divBdr>
                <w:top w:val="none" w:sz="0" w:space="0" w:color="auto"/>
                <w:left w:val="none" w:sz="0" w:space="0" w:color="auto"/>
                <w:bottom w:val="none" w:sz="0" w:space="0" w:color="auto"/>
                <w:right w:val="none" w:sz="0" w:space="0" w:color="auto"/>
              </w:divBdr>
              <w:divsChild>
                <w:div w:id="1400320829">
                  <w:marLeft w:val="0"/>
                  <w:marRight w:val="0"/>
                  <w:marTop w:val="0"/>
                  <w:marBottom w:val="0"/>
                  <w:divBdr>
                    <w:top w:val="none" w:sz="0" w:space="0" w:color="auto"/>
                    <w:left w:val="none" w:sz="0" w:space="0" w:color="auto"/>
                    <w:bottom w:val="none" w:sz="0" w:space="0" w:color="auto"/>
                    <w:right w:val="none" w:sz="0" w:space="0" w:color="auto"/>
                  </w:divBdr>
                  <w:divsChild>
                    <w:div w:id="1340426707">
                      <w:marLeft w:val="0"/>
                      <w:marRight w:val="0"/>
                      <w:marTop w:val="0"/>
                      <w:marBottom w:val="0"/>
                      <w:divBdr>
                        <w:top w:val="none" w:sz="0" w:space="0" w:color="auto"/>
                        <w:left w:val="none" w:sz="0" w:space="0" w:color="auto"/>
                        <w:bottom w:val="none" w:sz="0" w:space="0" w:color="auto"/>
                        <w:right w:val="none" w:sz="0" w:space="0" w:color="auto"/>
                      </w:divBdr>
                      <w:divsChild>
                        <w:div w:id="1282615718">
                          <w:marLeft w:val="0"/>
                          <w:marRight w:val="0"/>
                          <w:marTop w:val="0"/>
                          <w:marBottom w:val="0"/>
                          <w:divBdr>
                            <w:top w:val="none" w:sz="0" w:space="0" w:color="auto"/>
                            <w:left w:val="none" w:sz="0" w:space="0" w:color="auto"/>
                            <w:bottom w:val="none" w:sz="0" w:space="0" w:color="auto"/>
                            <w:right w:val="none" w:sz="0" w:space="0" w:color="auto"/>
                          </w:divBdr>
                          <w:divsChild>
                            <w:div w:id="1928728799">
                              <w:marLeft w:val="0"/>
                              <w:marRight w:val="0"/>
                              <w:marTop w:val="0"/>
                              <w:marBottom w:val="0"/>
                              <w:divBdr>
                                <w:top w:val="none" w:sz="0" w:space="0" w:color="auto"/>
                                <w:left w:val="none" w:sz="0" w:space="0" w:color="auto"/>
                                <w:bottom w:val="none" w:sz="0" w:space="0" w:color="auto"/>
                                <w:right w:val="none" w:sz="0" w:space="0" w:color="auto"/>
                              </w:divBdr>
                              <w:divsChild>
                                <w:div w:id="673186185">
                                  <w:marLeft w:val="0"/>
                                  <w:marRight w:val="0"/>
                                  <w:marTop w:val="0"/>
                                  <w:marBottom w:val="0"/>
                                  <w:divBdr>
                                    <w:top w:val="none" w:sz="0" w:space="0" w:color="auto"/>
                                    <w:left w:val="none" w:sz="0" w:space="0" w:color="auto"/>
                                    <w:bottom w:val="none" w:sz="0" w:space="0" w:color="auto"/>
                                    <w:right w:val="none" w:sz="0" w:space="0" w:color="auto"/>
                                  </w:divBdr>
                                  <w:divsChild>
                                    <w:div w:id="2104639900">
                                      <w:marLeft w:val="0"/>
                                      <w:marRight w:val="0"/>
                                      <w:marTop w:val="0"/>
                                      <w:marBottom w:val="0"/>
                                      <w:divBdr>
                                        <w:top w:val="none" w:sz="0" w:space="0" w:color="auto"/>
                                        <w:left w:val="none" w:sz="0" w:space="0" w:color="auto"/>
                                        <w:bottom w:val="none" w:sz="0" w:space="0" w:color="auto"/>
                                        <w:right w:val="none" w:sz="0" w:space="0" w:color="auto"/>
                                      </w:divBdr>
                                      <w:divsChild>
                                        <w:div w:id="6739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916128">
          <w:marLeft w:val="0"/>
          <w:marRight w:val="0"/>
          <w:marTop w:val="0"/>
          <w:marBottom w:val="0"/>
          <w:divBdr>
            <w:top w:val="none" w:sz="0" w:space="0" w:color="auto"/>
            <w:left w:val="none" w:sz="0" w:space="0" w:color="auto"/>
            <w:bottom w:val="none" w:sz="0" w:space="0" w:color="auto"/>
            <w:right w:val="none" w:sz="0" w:space="0" w:color="auto"/>
          </w:divBdr>
          <w:divsChild>
            <w:div w:id="1356804008">
              <w:marLeft w:val="0"/>
              <w:marRight w:val="0"/>
              <w:marTop w:val="0"/>
              <w:marBottom w:val="0"/>
              <w:divBdr>
                <w:top w:val="none" w:sz="0" w:space="0" w:color="auto"/>
                <w:left w:val="none" w:sz="0" w:space="0" w:color="auto"/>
                <w:bottom w:val="none" w:sz="0" w:space="0" w:color="auto"/>
                <w:right w:val="none" w:sz="0" w:space="0" w:color="auto"/>
              </w:divBdr>
              <w:divsChild>
                <w:div w:id="1165895158">
                  <w:marLeft w:val="0"/>
                  <w:marRight w:val="0"/>
                  <w:marTop w:val="0"/>
                  <w:marBottom w:val="0"/>
                  <w:divBdr>
                    <w:top w:val="none" w:sz="0" w:space="0" w:color="auto"/>
                    <w:left w:val="none" w:sz="0" w:space="0" w:color="auto"/>
                    <w:bottom w:val="none" w:sz="0" w:space="0" w:color="auto"/>
                    <w:right w:val="none" w:sz="0" w:space="0" w:color="auto"/>
                  </w:divBdr>
                  <w:divsChild>
                    <w:div w:id="380247290">
                      <w:marLeft w:val="0"/>
                      <w:marRight w:val="0"/>
                      <w:marTop w:val="0"/>
                      <w:marBottom w:val="0"/>
                      <w:divBdr>
                        <w:top w:val="none" w:sz="0" w:space="0" w:color="auto"/>
                        <w:left w:val="none" w:sz="0" w:space="0" w:color="auto"/>
                        <w:bottom w:val="none" w:sz="0" w:space="0" w:color="auto"/>
                        <w:right w:val="none" w:sz="0" w:space="0" w:color="auto"/>
                      </w:divBdr>
                      <w:divsChild>
                        <w:div w:id="2109539212">
                          <w:marLeft w:val="0"/>
                          <w:marRight w:val="0"/>
                          <w:marTop w:val="0"/>
                          <w:marBottom w:val="0"/>
                          <w:divBdr>
                            <w:top w:val="none" w:sz="0" w:space="0" w:color="auto"/>
                            <w:left w:val="none" w:sz="0" w:space="0" w:color="auto"/>
                            <w:bottom w:val="none" w:sz="0" w:space="0" w:color="auto"/>
                            <w:right w:val="none" w:sz="0" w:space="0" w:color="auto"/>
                          </w:divBdr>
                          <w:divsChild>
                            <w:div w:id="105275872">
                              <w:marLeft w:val="0"/>
                              <w:marRight w:val="0"/>
                              <w:marTop w:val="0"/>
                              <w:marBottom w:val="0"/>
                              <w:divBdr>
                                <w:top w:val="none" w:sz="0" w:space="0" w:color="auto"/>
                                <w:left w:val="none" w:sz="0" w:space="0" w:color="auto"/>
                                <w:bottom w:val="none" w:sz="0" w:space="0" w:color="auto"/>
                                <w:right w:val="none" w:sz="0" w:space="0" w:color="auto"/>
                              </w:divBdr>
                              <w:divsChild>
                                <w:div w:id="456336100">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17453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228029">
          <w:marLeft w:val="0"/>
          <w:marRight w:val="0"/>
          <w:marTop w:val="0"/>
          <w:marBottom w:val="0"/>
          <w:divBdr>
            <w:top w:val="none" w:sz="0" w:space="0" w:color="auto"/>
            <w:left w:val="none" w:sz="0" w:space="0" w:color="auto"/>
            <w:bottom w:val="none" w:sz="0" w:space="0" w:color="auto"/>
            <w:right w:val="none" w:sz="0" w:space="0" w:color="auto"/>
          </w:divBdr>
          <w:divsChild>
            <w:div w:id="852692628">
              <w:marLeft w:val="0"/>
              <w:marRight w:val="0"/>
              <w:marTop w:val="0"/>
              <w:marBottom w:val="0"/>
              <w:divBdr>
                <w:top w:val="none" w:sz="0" w:space="0" w:color="auto"/>
                <w:left w:val="none" w:sz="0" w:space="0" w:color="auto"/>
                <w:bottom w:val="none" w:sz="0" w:space="0" w:color="auto"/>
                <w:right w:val="none" w:sz="0" w:space="0" w:color="auto"/>
              </w:divBdr>
              <w:divsChild>
                <w:div w:id="1382366577">
                  <w:marLeft w:val="0"/>
                  <w:marRight w:val="0"/>
                  <w:marTop w:val="0"/>
                  <w:marBottom w:val="0"/>
                  <w:divBdr>
                    <w:top w:val="none" w:sz="0" w:space="0" w:color="auto"/>
                    <w:left w:val="none" w:sz="0" w:space="0" w:color="auto"/>
                    <w:bottom w:val="none" w:sz="0" w:space="0" w:color="auto"/>
                    <w:right w:val="none" w:sz="0" w:space="0" w:color="auto"/>
                  </w:divBdr>
                  <w:divsChild>
                    <w:div w:id="1249735433">
                      <w:marLeft w:val="0"/>
                      <w:marRight w:val="0"/>
                      <w:marTop w:val="0"/>
                      <w:marBottom w:val="0"/>
                      <w:divBdr>
                        <w:top w:val="none" w:sz="0" w:space="0" w:color="auto"/>
                        <w:left w:val="none" w:sz="0" w:space="0" w:color="auto"/>
                        <w:bottom w:val="none" w:sz="0" w:space="0" w:color="auto"/>
                        <w:right w:val="none" w:sz="0" w:space="0" w:color="auto"/>
                      </w:divBdr>
                      <w:divsChild>
                        <w:div w:id="1128860569">
                          <w:marLeft w:val="0"/>
                          <w:marRight w:val="0"/>
                          <w:marTop w:val="0"/>
                          <w:marBottom w:val="0"/>
                          <w:divBdr>
                            <w:top w:val="none" w:sz="0" w:space="0" w:color="auto"/>
                            <w:left w:val="none" w:sz="0" w:space="0" w:color="auto"/>
                            <w:bottom w:val="none" w:sz="0" w:space="0" w:color="auto"/>
                            <w:right w:val="none" w:sz="0" w:space="0" w:color="auto"/>
                          </w:divBdr>
                          <w:divsChild>
                            <w:div w:id="1765884120">
                              <w:marLeft w:val="0"/>
                              <w:marRight w:val="0"/>
                              <w:marTop w:val="0"/>
                              <w:marBottom w:val="0"/>
                              <w:divBdr>
                                <w:top w:val="none" w:sz="0" w:space="0" w:color="auto"/>
                                <w:left w:val="none" w:sz="0" w:space="0" w:color="auto"/>
                                <w:bottom w:val="none" w:sz="0" w:space="0" w:color="auto"/>
                                <w:right w:val="none" w:sz="0" w:space="0" w:color="auto"/>
                              </w:divBdr>
                              <w:divsChild>
                                <w:div w:id="1578128536">
                                  <w:marLeft w:val="0"/>
                                  <w:marRight w:val="0"/>
                                  <w:marTop w:val="0"/>
                                  <w:marBottom w:val="0"/>
                                  <w:divBdr>
                                    <w:top w:val="none" w:sz="0" w:space="0" w:color="auto"/>
                                    <w:left w:val="none" w:sz="0" w:space="0" w:color="auto"/>
                                    <w:bottom w:val="none" w:sz="0" w:space="0" w:color="auto"/>
                                    <w:right w:val="none" w:sz="0" w:space="0" w:color="auto"/>
                                  </w:divBdr>
                                </w:div>
                              </w:divsChild>
                            </w:div>
                            <w:div w:id="1995798332">
                              <w:marLeft w:val="0"/>
                              <w:marRight w:val="0"/>
                              <w:marTop w:val="0"/>
                              <w:marBottom w:val="0"/>
                              <w:divBdr>
                                <w:top w:val="none" w:sz="0" w:space="0" w:color="auto"/>
                                <w:left w:val="none" w:sz="0" w:space="0" w:color="auto"/>
                                <w:bottom w:val="none" w:sz="0" w:space="0" w:color="auto"/>
                                <w:right w:val="none" w:sz="0" w:space="0" w:color="auto"/>
                              </w:divBdr>
                              <w:divsChild>
                                <w:div w:id="1184438203">
                                  <w:marLeft w:val="0"/>
                                  <w:marRight w:val="0"/>
                                  <w:marTop w:val="0"/>
                                  <w:marBottom w:val="0"/>
                                  <w:divBdr>
                                    <w:top w:val="none" w:sz="0" w:space="0" w:color="auto"/>
                                    <w:left w:val="none" w:sz="0" w:space="0" w:color="auto"/>
                                    <w:bottom w:val="none" w:sz="0" w:space="0" w:color="auto"/>
                                    <w:right w:val="none" w:sz="0" w:space="0" w:color="auto"/>
                                  </w:divBdr>
                                </w:div>
                              </w:divsChild>
                            </w:div>
                            <w:div w:id="2119984894">
                              <w:marLeft w:val="0"/>
                              <w:marRight w:val="0"/>
                              <w:marTop w:val="0"/>
                              <w:marBottom w:val="0"/>
                              <w:divBdr>
                                <w:top w:val="none" w:sz="0" w:space="0" w:color="auto"/>
                                <w:left w:val="none" w:sz="0" w:space="0" w:color="auto"/>
                                <w:bottom w:val="none" w:sz="0" w:space="0" w:color="auto"/>
                                <w:right w:val="none" w:sz="0" w:space="0" w:color="auto"/>
                              </w:divBdr>
                              <w:divsChild>
                                <w:div w:id="10003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7640">
                          <w:marLeft w:val="0"/>
                          <w:marRight w:val="0"/>
                          <w:marTop w:val="0"/>
                          <w:marBottom w:val="0"/>
                          <w:divBdr>
                            <w:top w:val="none" w:sz="0" w:space="0" w:color="auto"/>
                            <w:left w:val="none" w:sz="0" w:space="0" w:color="auto"/>
                            <w:bottom w:val="none" w:sz="0" w:space="0" w:color="auto"/>
                            <w:right w:val="none" w:sz="0" w:space="0" w:color="auto"/>
                          </w:divBdr>
                          <w:divsChild>
                            <w:div w:id="1259484720">
                              <w:marLeft w:val="0"/>
                              <w:marRight w:val="0"/>
                              <w:marTop w:val="0"/>
                              <w:marBottom w:val="0"/>
                              <w:divBdr>
                                <w:top w:val="none" w:sz="0" w:space="0" w:color="auto"/>
                                <w:left w:val="none" w:sz="0" w:space="0" w:color="auto"/>
                                <w:bottom w:val="none" w:sz="0" w:space="0" w:color="auto"/>
                                <w:right w:val="none" w:sz="0" w:space="0" w:color="auto"/>
                              </w:divBdr>
                              <w:divsChild>
                                <w:div w:id="1435250870">
                                  <w:marLeft w:val="0"/>
                                  <w:marRight w:val="0"/>
                                  <w:marTop w:val="0"/>
                                  <w:marBottom w:val="0"/>
                                  <w:divBdr>
                                    <w:top w:val="none" w:sz="0" w:space="0" w:color="auto"/>
                                    <w:left w:val="none" w:sz="0" w:space="0" w:color="auto"/>
                                    <w:bottom w:val="none" w:sz="0" w:space="0" w:color="auto"/>
                                    <w:right w:val="none" w:sz="0" w:space="0" w:color="auto"/>
                                  </w:divBdr>
                                  <w:divsChild>
                                    <w:div w:id="149711528">
                                      <w:marLeft w:val="0"/>
                                      <w:marRight w:val="0"/>
                                      <w:marTop w:val="0"/>
                                      <w:marBottom w:val="0"/>
                                      <w:divBdr>
                                        <w:top w:val="none" w:sz="0" w:space="0" w:color="auto"/>
                                        <w:left w:val="none" w:sz="0" w:space="0" w:color="auto"/>
                                        <w:bottom w:val="none" w:sz="0" w:space="0" w:color="auto"/>
                                        <w:right w:val="none" w:sz="0" w:space="0" w:color="auto"/>
                                      </w:divBdr>
                                      <w:divsChild>
                                        <w:div w:id="109865188">
                                          <w:marLeft w:val="0"/>
                                          <w:marRight w:val="0"/>
                                          <w:marTop w:val="0"/>
                                          <w:marBottom w:val="0"/>
                                          <w:divBdr>
                                            <w:top w:val="none" w:sz="0" w:space="0" w:color="auto"/>
                                            <w:left w:val="none" w:sz="0" w:space="0" w:color="auto"/>
                                            <w:bottom w:val="none" w:sz="0" w:space="0" w:color="auto"/>
                                            <w:right w:val="none" w:sz="0" w:space="0" w:color="auto"/>
                                          </w:divBdr>
                                          <w:divsChild>
                                            <w:div w:id="1587810592">
                                              <w:marLeft w:val="0"/>
                                              <w:marRight w:val="0"/>
                                              <w:marTop w:val="0"/>
                                              <w:marBottom w:val="0"/>
                                              <w:divBdr>
                                                <w:top w:val="none" w:sz="0" w:space="0" w:color="auto"/>
                                                <w:left w:val="none" w:sz="0" w:space="0" w:color="auto"/>
                                                <w:bottom w:val="none" w:sz="0" w:space="0" w:color="auto"/>
                                                <w:right w:val="none" w:sz="0" w:space="0" w:color="auto"/>
                                              </w:divBdr>
                                            </w:div>
                                          </w:divsChild>
                                        </w:div>
                                        <w:div w:id="419378942">
                                          <w:marLeft w:val="0"/>
                                          <w:marRight w:val="0"/>
                                          <w:marTop w:val="0"/>
                                          <w:marBottom w:val="0"/>
                                          <w:divBdr>
                                            <w:top w:val="none" w:sz="0" w:space="0" w:color="auto"/>
                                            <w:left w:val="none" w:sz="0" w:space="0" w:color="auto"/>
                                            <w:bottom w:val="none" w:sz="0" w:space="0" w:color="auto"/>
                                            <w:right w:val="none" w:sz="0" w:space="0" w:color="auto"/>
                                          </w:divBdr>
                                          <w:divsChild>
                                            <w:div w:id="514616198">
                                              <w:marLeft w:val="0"/>
                                              <w:marRight w:val="0"/>
                                              <w:marTop w:val="0"/>
                                              <w:marBottom w:val="0"/>
                                              <w:divBdr>
                                                <w:top w:val="none" w:sz="0" w:space="0" w:color="auto"/>
                                                <w:left w:val="none" w:sz="0" w:space="0" w:color="auto"/>
                                                <w:bottom w:val="none" w:sz="0" w:space="0" w:color="auto"/>
                                                <w:right w:val="none" w:sz="0" w:space="0" w:color="auto"/>
                                              </w:divBdr>
                                            </w:div>
                                          </w:divsChild>
                                        </w:div>
                                        <w:div w:id="652026955">
                                          <w:marLeft w:val="0"/>
                                          <w:marRight w:val="0"/>
                                          <w:marTop w:val="0"/>
                                          <w:marBottom w:val="0"/>
                                          <w:divBdr>
                                            <w:top w:val="none" w:sz="0" w:space="0" w:color="auto"/>
                                            <w:left w:val="none" w:sz="0" w:space="0" w:color="auto"/>
                                            <w:bottom w:val="none" w:sz="0" w:space="0" w:color="auto"/>
                                            <w:right w:val="none" w:sz="0" w:space="0" w:color="auto"/>
                                          </w:divBdr>
                                          <w:divsChild>
                                            <w:div w:id="1419208589">
                                              <w:marLeft w:val="0"/>
                                              <w:marRight w:val="0"/>
                                              <w:marTop w:val="0"/>
                                              <w:marBottom w:val="0"/>
                                              <w:divBdr>
                                                <w:top w:val="none" w:sz="0" w:space="0" w:color="auto"/>
                                                <w:left w:val="none" w:sz="0" w:space="0" w:color="auto"/>
                                                <w:bottom w:val="none" w:sz="0" w:space="0" w:color="auto"/>
                                                <w:right w:val="none" w:sz="0" w:space="0" w:color="auto"/>
                                              </w:divBdr>
                                            </w:div>
                                          </w:divsChild>
                                        </w:div>
                                        <w:div w:id="1398743140">
                                          <w:marLeft w:val="0"/>
                                          <w:marRight w:val="0"/>
                                          <w:marTop w:val="0"/>
                                          <w:marBottom w:val="0"/>
                                          <w:divBdr>
                                            <w:top w:val="none" w:sz="0" w:space="0" w:color="auto"/>
                                            <w:left w:val="none" w:sz="0" w:space="0" w:color="auto"/>
                                            <w:bottom w:val="none" w:sz="0" w:space="0" w:color="auto"/>
                                            <w:right w:val="none" w:sz="0" w:space="0" w:color="auto"/>
                                          </w:divBdr>
                                          <w:divsChild>
                                            <w:div w:id="697660646">
                                              <w:marLeft w:val="0"/>
                                              <w:marRight w:val="0"/>
                                              <w:marTop w:val="0"/>
                                              <w:marBottom w:val="0"/>
                                              <w:divBdr>
                                                <w:top w:val="none" w:sz="0" w:space="0" w:color="auto"/>
                                                <w:left w:val="none" w:sz="0" w:space="0" w:color="auto"/>
                                                <w:bottom w:val="none" w:sz="0" w:space="0" w:color="auto"/>
                                                <w:right w:val="none" w:sz="0" w:space="0" w:color="auto"/>
                                              </w:divBdr>
                                            </w:div>
                                          </w:divsChild>
                                        </w:div>
                                        <w:div w:id="1511216139">
                                          <w:marLeft w:val="0"/>
                                          <w:marRight w:val="0"/>
                                          <w:marTop w:val="0"/>
                                          <w:marBottom w:val="0"/>
                                          <w:divBdr>
                                            <w:top w:val="none" w:sz="0" w:space="0" w:color="auto"/>
                                            <w:left w:val="none" w:sz="0" w:space="0" w:color="auto"/>
                                            <w:bottom w:val="none" w:sz="0" w:space="0" w:color="auto"/>
                                            <w:right w:val="none" w:sz="0" w:space="0" w:color="auto"/>
                                          </w:divBdr>
                                          <w:divsChild>
                                            <w:div w:id="310258113">
                                              <w:marLeft w:val="0"/>
                                              <w:marRight w:val="0"/>
                                              <w:marTop w:val="0"/>
                                              <w:marBottom w:val="0"/>
                                              <w:divBdr>
                                                <w:top w:val="none" w:sz="0" w:space="0" w:color="auto"/>
                                                <w:left w:val="none" w:sz="0" w:space="0" w:color="auto"/>
                                                <w:bottom w:val="none" w:sz="0" w:space="0" w:color="auto"/>
                                                <w:right w:val="none" w:sz="0" w:space="0" w:color="auto"/>
                                              </w:divBdr>
                                            </w:div>
                                          </w:divsChild>
                                        </w:div>
                                        <w:div w:id="1751465431">
                                          <w:marLeft w:val="0"/>
                                          <w:marRight w:val="0"/>
                                          <w:marTop w:val="0"/>
                                          <w:marBottom w:val="0"/>
                                          <w:divBdr>
                                            <w:top w:val="none" w:sz="0" w:space="0" w:color="auto"/>
                                            <w:left w:val="none" w:sz="0" w:space="0" w:color="auto"/>
                                            <w:bottom w:val="none" w:sz="0" w:space="0" w:color="auto"/>
                                            <w:right w:val="none" w:sz="0" w:space="0" w:color="auto"/>
                                          </w:divBdr>
                                          <w:divsChild>
                                            <w:div w:id="7866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0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14739">
          <w:marLeft w:val="0"/>
          <w:marRight w:val="0"/>
          <w:marTop w:val="0"/>
          <w:marBottom w:val="0"/>
          <w:divBdr>
            <w:top w:val="none" w:sz="0" w:space="0" w:color="auto"/>
            <w:left w:val="none" w:sz="0" w:space="0" w:color="auto"/>
            <w:bottom w:val="none" w:sz="0" w:space="0" w:color="auto"/>
            <w:right w:val="none" w:sz="0" w:space="0" w:color="auto"/>
          </w:divBdr>
          <w:divsChild>
            <w:div w:id="621810368">
              <w:marLeft w:val="0"/>
              <w:marRight w:val="0"/>
              <w:marTop w:val="0"/>
              <w:marBottom w:val="0"/>
              <w:divBdr>
                <w:top w:val="none" w:sz="0" w:space="0" w:color="auto"/>
                <w:left w:val="none" w:sz="0" w:space="0" w:color="auto"/>
                <w:bottom w:val="none" w:sz="0" w:space="0" w:color="auto"/>
                <w:right w:val="none" w:sz="0" w:space="0" w:color="auto"/>
              </w:divBdr>
              <w:divsChild>
                <w:div w:id="568345532">
                  <w:marLeft w:val="0"/>
                  <w:marRight w:val="0"/>
                  <w:marTop w:val="0"/>
                  <w:marBottom w:val="0"/>
                  <w:divBdr>
                    <w:top w:val="none" w:sz="0" w:space="0" w:color="auto"/>
                    <w:left w:val="none" w:sz="0" w:space="0" w:color="auto"/>
                    <w:bottom w:val="none" w:sz="0" w:space="0" w:color="auto"/>
                    <w:right w:val="none" w:sz="0" w:space="0" w:color="auto"/>
                  </w:divBdr>
                  <w:divsChild>
                    <w:div w:id="1184057396">
                      <w:marLeft w:val="0"/>
                      <w:marRight w:val="0"/>
                      <w:marTop w:val="0"/>
                      <w:marBottom w:val="0"/>
                      <w:divBdr>
                        <w:top w:val="none" w:sz="0" w:space="0" w:color="auto"/>
                        <w:left w:val="none" w:sz="0" w:space="0" w:color="auto"/>
                        <w:bottom w:val="none" w:sz="0" w:space="0" w:color="auto"/>
                        <w:right w:val="none" w:sz="0" w:space="0" w:color="auto"/>
                      </w:divBdr>
                      <w:divsChild>
                        <w:div w:id="933241119">
                          <w:marLeft w:val="0"/>
                          <w:marRight w:val="0"/>
                          <w:marTop w:val="0"/>
                          <w:marBottom w:val="0"/>
                          <w:divBdr>
                            <w:top w:val="none" w:sz="0" w:space="0" w:color="auto"/>
                            <w:left w:val="none" w:sz="0" w:space="0" w:color="auto"/>
                            <w:bottom w:val="none" w:sz="0" w:space="0" w:color="auto"/>
                            <w:right w:val="none" w:sz="0" w:space="0" w:color="auto"/>
                          </w:divBdr>
                          <w:divsChild>
                            <w:div w:id="2038581281">
                              <w:marLeft w:val="0"/>
                              <w:marRight w:val="0"/>
                              <w:marTop w:val="0"/>
                              <w:marBottom w:val="0"/>
                              <w:divBdr>
                                <w:top w:val="none" w:sz="0" w:space="0" w:color="auto"/>
                                <w:left w:val="none" w:sz="0" w:space="0" w:color="auto"/>
                                <w:bottom w:val="none" w:sz="0" w:space="0" w:color="auto"/>
                                <w:right w:val="none" w:sz="0" w:space="0" w:color="auto"/>
                              </w:divBdr>
                              <w:divsChild>
                                <w:div w:id="1995600320">
                                  <w:marLeft w:val="0"/>
                                  <w:marRight w:val="0"/>
                                  <w:marTop w:val="0"/>
                                  <w:marBottom w:val="0"/>
                                  <w:divBdr>
                                    <w:top w:val="none" w:sz="0" w:space="0" w:color="auto"/>
                                    <w:left w:val="none" w:sz="0" w:space="0" w:color="auto"/>
                                    <w:bottom w:val="none" w:sz="0" w:space="0" w:color="auto"/>
                                    <w:right w:val="none" w:sz="0" w:space="0" w:color="auto"/>
                                  </w:divBdr>
                                  <w:divsChild>
                                    <w:div w:id="927613032">
                                      <w:marLeft w:val="0"/>
                                      <w:marRight w:val="0"/>
                                      <w:marTop w:val="0"/>
                                      <w:marBottom w:val="0"/>
                                      <w:divBdr>
                                        <w:top w:val="none" w:sz="0" w:space="0" w:color="auto"/>
                                        <w:left w:val="none" w:sz="0" w:space="0" w:color="auto"/>
                                        <w:bottom w:val="none" w:sz="0" w:space="0" w:color="auto"/>
                                        <w:right w:val="none" w:sz="0" w:space="0" w:color="auto"/>
                                      </w:divBdr>
                                      <w:divsChild>
                                        <w:div w:id="200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770954">
          <w:marLeft w:val="0"/>
          <w:marRight w:val="0"/>
          <w:marTop w:val="0"/>
          <w:marBottom w:val="0"/>
          <w:divBdr>
            <w:top w:val="none" w:sz="0" w:space="0" w:color="auto"/>
            <w:left w:val="none" w:sz="0" w:space="0" w:color="auto"/>
            <w:bottom w:val="none" w:sz="0" w:space="0" w:color="auto"/>
            <w:right w:val="none" w:sz="0" w:space="0" w:color="auto"/>
          </w:divBdr>
          <w:divsChild>
            <w:div w:id="1780103491">
              <w:marLeft w:val="0"/>
              <w:marRight w:val="0"/>
              <w:marTop w:val="0"/>
              <w:marBottom w:val="0"/>
              <w:divBdr>
                <w:top w:val="none" w:sz="0" w:space="0" w:color="auto"/>
                <w:left w:val="none" w:sz="0" w:space="0" w:color="auto"/>
                <w:bottom w:val="none" w:sz="0" w:space="0" w:color="auto"/>
                <w:right w:val="none" w:sz="0" w:space="0" w:color="auto"/>
              </w:divBdr>
              <w:divsChild>
                <w:div w:id="1327322875">
                  <w:marLeft w:val="0"/>
                  <w:marRight w:val="0"/>
                  <w:marTop w:val="0"/>
                  <w:marBottom w:val="0"/>
                  <w:divBdr>
                    <w:top w:val="none" w:sz="0" w:space="0" w:color="auto"/>
                    <w:left w:val="none" w:sz="0" w:space="0" w:color="auto"/>
                    <w:bottom w:val="none" w:sz="0" w:space="0" w:color="auto"/>
                    <w:right w:val="none" w:sz="0" w:space="0" w:color="auto"/>
                  </w:divBdr>
                  <w:divsChild>
                    <w:div w:id="1887834909">
                      <w:marLeft w:val="0"/>
                      <w:marRight w:val="0"/>
                      <w:marTop w:val="0"/>
                      <w:marBottom w:val="0"/>
                      <w:divBdr>
                        <w:top w:val="none" w:sz="0" w:space="0" w:color="auto"/>
                        <w:left w:val="none" w:sz="0" w:space="0" w:color="auto"/>
                        <w:bottom w:val="none" w:sz="0" w:space="0" w:color="auto"/>
                        <w:right w:val="none" w:sz="0" w:space="0" w:color="auto"/>
                      </w:divBdr>
                      <w:divsChild>
                        <w:div w:id="1179002465">
                          <w:marLeft w:val="0"/>
                          <w:marRight w:val="0"/>
                          <w:marTop w:val="0"/>
                          <w:marBottom w:val="0"/>
                          <w:divBdr>
                            <w:top w:val="none" w:sz="0" w:space="0" w:color="auto"/>
                            <w:left w:val="none" w:sz="0" w:space="0" w:color="auto"/>
                            <w:bottom w:val="none" w:sz="0" w:space="0" w:color="auto"/>
                            <w:right w:val="none" w:sz="0" w:space="0" w:color="auto"/>
                          </w:divBdr>
                          <w:divsChild>
                            <w:div w:id="1048840992">
                              <w:marLeft w:val="0"/>
                              <w:marRight w:val="0"/>
                              <w:marTop w:val="0"/>
                              <w:marBottom w:val="0"/>
                              <w:divBdr>
                                <w:top w:val="none" w:sz="0" w:space="0" w:color="auto"/>
                                <w:left w:val="none" w:sz="0" w:space="0" w:color="auto"/>
                                <w:bottom w:val="none" w:sz="0" w:space="0" w:color="auto"/>
                                <w:right w:val="none" w:sz="0" w:space="0" w:color="auto"/>
                              </w:divBdr>
                              <w:divsChild>
                                <w:div w:id="612708367">
                                  <w:marLeft w:val="0"/>
                                  <w:marRight w:val="0"/>
                                  <w:marTop w:val="0"/>
                                  <w:marBottom w:val="0"/>
                                  <w:divBdr>
                                    <w:top w:val="none" w:sz="0" w:space="0" w:color="auto"/>
                                    <w:left w:val="none" w:sz="0" w:space="0" w:color="auto"/>
                                    <w:bottom w:val="none" w:sz="0" w:space="0" w:color="auto"/>
                                    <w:right w:val="none" w:sz="0" w:space="0" w:color="auto"/>
                                  </w:divBdr>
                                  <w:divsChild>
                                    <w:div w:id="1045711551">
                                      <w:marLeft w:val="0"/>
                                      <w:marRight w:val="0"/>
                                      <w:marTop w:val="0"/>
                                      <w:marBottom w:val="0"/>
                                      <w:divBdr>
                                        <w:top w:val="none" w:sz="0" w:space="0" w:color="auto"/>
                                        <w:left w:val="none" w:sz="0" w:space="0" w:color="auto"/>
                                        <w:bottom w:val="none" w:sz="0" w:space="0" w:color="auto"/>
                                        <w:right w:val="none" w:sz="0" w:space="0" w:color="auto"/>
                                      </w:divBdr>
                                      <w:divsChild>
                                        <w:div w:id="1989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537526">
          <w:marLeft w:val="0"/>
          <w:marRight w:val="0"/>
          <w:marTop w:val="0"/>
          <w:marBottom w:val="0"/>
          <w:divBdr>
            <w:top w:val="none" w:sz="0" w:space="0" w:color="auto"/>
            <w:left w:val="none" w:sz="0" w:space="0" w:color="auto"/>
            <w:bottom w:val="none" w:sz="0" w:space="0" w:color="auto"/>
            <w:right w:val="none" w:sz="0" w:space="0" w:color="auto"/>
          </w:divBdr>
          <w:divsChild>
            <w:div w:id="799953624">
              <w:marLeft w:val="0"/>
              <w:marRight w:val="0"/>
              <w:marTop w:val="0"/>
              <w:marBottom w:val="0"/>
              <w:divBdr>
                <w:top w:val="none" w:sz="0" w:space="0" w:color="auto"/>
                <w:left w:val="none" w:sz="0" w:space="0" w:color="auto"/>
                <w:bottom w:val="none" w:sz="0" w:space="0" w:color="auto"/>
                <w:right w:val="none" w:sz="0" w:space="0" w:color="auto"/>
              </w:divBdr>
              <w:divsChild>
                <w:div w:id="941185712">
                  <w:marLeft w:val="0"/>
                  <w:marRight w:val="0"/>
                  <w:marTop w:val="0"/>
                  <w:marBottom w:val="0"/>
                  <w:divBdr>
                    <w:top w:val="none" w:sz="0" w:space="0" w:color="auto"/>
                    <w:left w:val="none" w:sz="0" w:space="0" w:color="auto"/>
                    <w:bottom w:val="none" w:sz="0" w:space="0" w:color="auto"/>
                    <w:right w:val="none" w:sz="0" w:space="0" w:color="auto"/>
                  </w:divBdr>
                  <w:divsChild>
                    <w:div w:id="400954935">
                      <w:marLeft w:val="0"/>
                      <w:marRight w:val="0"/>
                      <w:marTop w:val="0"/>
                      <w:marBottom w:val="0"/>
                      <w:divBdr>
                        <w:top w:val="none" w:sz="0" w:space="0" w:color="auto"/>
                        <w:left w:val="none" w:sz="0" w:space="0" w:color="auto"/>
                        <w:bottom w:val="none" w:sz="0" w:space="0" w:color="auto"/>
                        <w:right w:val="none" w:sz="0" w:space="0" w:color="auto"/>
                      </w:divBdr>
                      <w:divsChild>
                        <w:div w:id="138814037">
                          <w:marLeft w:val="0"/>
                          <w:marRight w:val="0"/>
                          <w:marTop w:val="0"/>
                          <w:marBottom w:val="0"/>
                          <w:divBdr>
                            <w:top w:val="none" w:sz="0" w:space="0" w:color="auto"/>
                            <w:left w:val="none" w:sz="0" w:space="0" w:color="auto"/>
                            <w:bottom w:val="none" w:sz="0" w:space="0" w:color="auto"/>
                            <w:right w:val="none" w:sz="0" w:space="0" w:color="auto"/>
                          </w:divBdr>
                          <w:divsChild>
                            <w:div w:id="792282961">
                              <w:marLeft w:val="0"/>
                              <w:marRight w:val="0"/>
                              <w:marTop w:val="0"/>
                              <w:marBottom w:val="0"/>
                              <w:divBdr>
                                <w:top w:val="none" w:sz="0" w:space="0" w:color="auto"/>
                                <w:left w:val="none" w:sz="0" w:space="0" w:color="auto"/>
                                <w:bottom w:val="none" w:sz="0" w:space="0" w:color="auto"/>
                                <w:right w:val="none" w:sz="0" w:space="0" w:color="auto"/>
                              </w:divBdr>
                              <w:divsChild>
                                <w:div w:id="1811050008">
                                  <w:marLeft w:val="0"/>
                                  <w:marRight w:val="0"/>
                                  <w:marTop w:val="0"/>
                                  <w:marBottom w:val="0"/>
                                  <w:divBdr>
                                    <w:top w:val="none" w:sz="0" w:space="0" w:color="auto"/>
                                    <w:left w:val="none" w:sz="0" w:space="0" w:color="auto"/>
                                    <w:bottom w:val="none" w:sz="0" w:space="0" w:color="auto"/>
                                    <w:right w:val="none" w:sz="0" w:space="0" w:color="auto"/>
                                  </w:divBdr>
                                  <w:divsChild>
                                    <w:div w:id="1521892469">
                                      <w:marLeft w:val="0"/>
                                      <w:marRight w:val="0"/>
                                      <w:marTop w:val="0"/>
                                      <w:marBottom w:val="0"/>
                                      <w:divBdr>
                                        <w:top w:val="none" w:sz="0" w:space="0" w:color="auto"/>
                                        <w:left w:val="none" w:sz="0" w:space="0" w:color="auto"/>
                                        <w:bottom w:val="none" w:sz="0" w:space="0" w:color="auto"/>
                                        <w:right w:val="none" w:sz="0" w:space="0" w:color="auto"/>
                                      </w:divBdr>
                                      <w:divsChild>
                                        <w:div w:id="23482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724645">
          <w:marLeft w:val="0"/>
          <w:marRight w:val="0"/>
          <w:marTop w:val="0"/>
          <w:marBottom w:val="0"/>
          <w:divBdr>
            <w:top w:val="none" w:sz="0" w:space="0" w:color="auto"/>
            <w:left w:val="none" w:sz="0" w:space="0" w:color="auto"/>
            <w:bottom w:val="none" w:sz="0" w:space="0" w:color="auto"/>
            <w:right w:val="none" w:sz="0" w:space="0" w:color="auto"/>
          </w:divBdr>
          <w:divsChild>
            <w:div w:id="165171885">
              <w:marLeft w:val="0"/>
              <w:marRight w:val="0"/>
              <w:marTop w:val="0"/>
              <w:marBottom w:val="0"/>
              <w:divBdr>
                <w:top w:val="none" w:sz="0" w:space="0" w:color="auto"/>
                <w:left w:val="none" w:sz="0" w:space="0" w:color="auto"/>
                <w:bottom w:val="none" w:sz="0" w:space="0" w:color="auto"/>
                <w:right w:val="none" w:sz="0" w:space="0" w:color="auto"/>
              </w:divBdr>
              <w:divsChild>
                <w:div w:id="1252815750">
                  <w:marLeft w:val="0"/>
                  <w:marRight w:val="0"/>
                  <w:marTop w:val="0"/>
                  <w:marBottom w:val="0"/>
                  <w:divBdr>
                    <w:top w:val="none" w:sz="0" w:space="0" w:color="auto"/>
                    <w:left w:val="none" w:sz="0" w:space="0" w:color="auto"/>
                    <w:bottom w:val="none" w:sz="0" w:space="0" w:color="auto"/>
                    <w:right w:val="none" w:sz="0" w:space="0" w:color="auto"/>
                  </w:divBdr>
                  <w:divsChild>
                    <w:div w:id="2140686276">
                      <w:marLeft w:val="0"/>
                      <w:marRight w:val="0"/>
                      <w:marTop w:val="0"/>
                      <w:marBottom w:val="0"/>
                      <w:divBdr>
                        <w:top w:val="none" w:sz="0" w:space="0" w:color="auto"/>
                        <w:left w:val="none" w:sz="0" w:space="0" w:color="auto"/>
                        <w:bottom w:val="none" w:sz="0" w:space="0" w:color="auto"/>
                        <w:right w:val="none" w:sz="0" w:space="0" w:color="auto"/>
                      </w:divBdr>
                      <w:divsChild>
                        <w:div w:id="402679207">
                          <w:marLeft w:val="0"/>
                          <w:marRight w:val="0"/>
                          <w:marTop w:val="0"/>
                          <w:marBottom w:val="0"/>
                          <w:divBdr>
                            <w:top w:val="none" w:sz="0" w:space="0" w:color="auto"/>
                            <w:left w:val="none" w:sz="0" w:space="0" w:color="auto"/>
                            <w:bottom w:val="none" w:sz="0" w:space="0" w:color="auto"/>
                            <w:right w:val="none" w:sz="0" w:space="0" w:color="auto"/>
                          </w:divBdr>
                          <w:divsChild>
                            <w:div w:id="239757710">
                              <w:marLeft w:val="0"/>
                              <w:marRight w:val="0"/>
                              <w:marTop w:val="0"/>
                              <w:marBottom w:val="0"/>
                              <w:divBdr>
                                <w:top w:val="none" w:sz="0" w:space="0" w:color="auto"/>
                                <w:left w:val="none" w:sz="0" w:space="0" w:color="auto"/>
                                <w:bottom w:val="none" w:sz="0" w:space="0" w:color="auto"/>
                                <w:right w:val="none" w:sz="0" w:space="0" w:color="auto"/>
                              </w:divBdr>
                              <w:divsChild>
                                <w:div w:id="497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61453">
                          <w:marLeft w:val="0"/>
                          <w:marRight w:val="0"/>
                          <w:marTop w:val="0"/>
                          <w:marBottom w:val="0"/>
                          <w:divBdr>
                            <w:top w:val="none" w:sz="0" w:space="0" w:color="auto"/>
                            <w:left w:val="none" w:sz="0" w:space="0" w:color="auto"/>
                            <w:bottom w:val="none" w:sz="0" w:space="0" w:color="auto"/>
                            <w:right w:val="none" w:sz="0" w:space="0" w:color="auto"/>
                          </w:divBdr>
                          <w:divsChild>
                            <w:div w:id="153227099">
                              <w:marLeft w:val="0"/>
                              <w:marRight w:val="0"/>
                              <w:marTop w:val="0"/>
                              <w:marBottom w:val="0"/>
                              <w:divBdr>
                                <w:top w:val="none" w:sz="0" w:space="0" w:color="auto"/>
                                <w:left w:val="none" w:sz="0" w:space="0" w:color="auto"/>
                                <w:bottom w:val="none" w:sz="0" w:space="0" w:color="auto"/>
                                <w:right w:val="none" w:sz="0" w:space="0" w:color="auto"/>
                              </w:divBdr>
                              <w:divsChild>
                                <w:div w:id="42213015">
                                  <w:marLeft w:val="0"/>
                                  <w:marRight w:val="0"/>
                                  <w:marTop w:val="0"/>
                                  <w:marBottom w:val="0"/>
                                  <w:divBdr>
                                    <w:top w:val="none" w:sz="0" w:space="0" w:color="auto"/>
                                    <w:left w:val="none" w:sz="0" w:space="0" w:color="auto"/>
                                    <w:bottom w:val="none" w:sz="0" w:space="0" w:color="auto"/>
                                    <w:right w:val="none" w:sz="0" w:space="0" w:color="auto"/>
                                  </w:divBdr>
                                  <w:divsChild>
                                    <w:div w:id="1660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5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639570">
          <w:marLeft w:val="0"/>
          <w:marRight w:val="0"/>
          <w:marTop w:val="0"/>
          <w:marBottom w:val="0"/>
          <w:divBdr>
            <w:top w:val="none" w:sz="0" w:space="0" w:color="auto"/>
            <w:left w:val="none" w:sz="0" w:space="0" w:color="auto"/>
            <w:bottom w:val="none" w:sz="0" w:space="0" w:color="auto"/>
            <w:right w:val="none" w:sz="0" w:space="0" w:color="auto"/>
          </w:divBdr>
          <w:divsChild>
            <w:div w:id="1760829851">
              <w:marLeft w:val="0"/>
              <w:marRight w:val="0"/>
              <w:marTop w:val="0"/>
              <w:marBottom w:val="0"/>
              <w:divBdr>
                <w:top w:val="none" w:sz="0" w:space="0" w:color="auto"/>
                <w:left w:val="none" w:sz="0" w:space="0" w:color="auto"/>
                <w:bottom w:val="none" w:sz="0" w:space="0" w:color="auto"/>
                <w:right w:val="none" w:sz="0" w:space="0" w:color="auto"/>
              </w:divBdr>
              <w:divsChild>
                <w:div w:id="954824852">
                  <w:marLeft w:val="0"/>
                  <w:marRight w:val="0"/>
                  <w:marTop w:val="0"/>
                  <w:marBottom w:val="0"/>
                  <w:divBdr>
                    <w:top w:val="none" w:sz="0" w:space="0" w:color="auto"/>
                    <w:left w:val="none" w:sz="0" w:space="0" w:color="auto"/>
                    <w:bottom w:val="none" w:sz="0" w:space="0" w:color="auto"/>
                    <w:right w:val="none" w:sz="0" w:space="0" w:color="auto"/>
                  </w:divBdr>
                  <w:divsChild>
                    <w:div w:id="1687057087">
                      <w:marLeft w:val="0"/>
                      <w:marRight w:val="0"/>
                      <w:marTop w:val="0"/>
                      <w:marBottom w:val="0"/>
                      <w:divBdr>
                        <w:top w:val="none" w:sz="0" w:space="0" w:color="auto"/>
                        <w:left w:val="none" w:sz="0" w:space="0" w:color="auto"/>
                        <w:bottom w:val="none" w:sz="0" w:space="0" w:color="auto"/>
                        <w:right w:val="none" w:sz="0" w:space="0" w:color="auto"/>
                      </w:divBdr>
                      <w:divsChild>
                        <w:div w:id="1810513099">
                          <w:marLeft w:val="0"/>
                          <w:marRight w:val="0"/>
                          <w:marTop w:val="0"/>
                          <w:marBottom w:val="0"/>
                          <w:divBdr>
                            <w:top w:val="none" w:sz="0" w:space="0" w:color="auto"/>
                            <w:left w:val="none" w:sz="0" w:space="0" w:color="auto"/>
                            <w:bottom w:val="none" w:sz="0" w:space="0" w:color="auto"/>
                            <w:right w:val="none" w:sz="0" w:space="0" w:color="auto"/>
                          </w:divBdr>
                          <w:divsChild>
                            <w:div w:id="1603411679">
                              <w:marLeft w:val="0"/>
                              <w:marRight w:val="0"/>
                              <w:marTop w:val="0"/>
                              <w:marBottom w:val="0"/>
                              <w:divBdr>
                                <w:top w:val="none" w:sz="0" w:space="0" w:color="auto"/>
                                <w:left w:val="none" w:sz="0" w:space="0" w:color="auto"/>
                                <w:bottom w:val="none" w:sz="0" w:space="0" w:color="auto"/>
                                <w:right w:val="none" w:sz="0" w:space="0" w:color="auto"/>
                              </w:divBdr>
                              <w:divsChild>
                                <w:div w:id="407578095">
                                  <w:marLeft w:val="0"/>
                                  <w:marRight w:val="0"/>
                                  <w:marTop w:val="0"/>
                                  <w:marBottom w:val="0"/>
                                  <w:divBdr>
                                    <w:top w:val="none" w:sz="0" w:space="0" w:color="auto"/>
                                    <w:left w:val="none" w:sz="0" w:space="0" w:color="auto"/>
                                    <w:bottom w:val="none" w:sz="0" w:space="0" w:color="auto"/>
                                    <w:right w:val="none" w:sz="0" w:space="0" w:color="auto"/>
                                  </w:divBdr>
                                  <w:divsChild>
                                    <w:div w:id="1983655763">
                                      <w:marLeft w:val="0"/>
                                      <w:marRight w:val="0"/>
                                      <w:marTop w:val="0"/>
                                      <w:marBottom w:val="0"/>
                                      <w:divBdr>
                                        <w:top w:val="none" w:sz="0" w:space="0" w:color="auto"/>
                                        <w:left w:val="none" w:sz="0" w:space="0" w:color="auto"/>
                                        <w:bottom w:val="none" w:sz="0" w:space="0" w:color="auto"/>
                                        <w:right w:val="none" w:sz="0" w:space="0" w:color="auto"/>
                                      </w:divBdr>
                                      <w:divsChild>
                                        <w:div w:id="18620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285956">
          <w:marLeft w:val="0"/>
          <w:marRight w:val="0"/>
          <w:marTop w:val="0"/>
          <w:marBottom w:val="0"/>
          <w:divBdr>
            <w:top w:val="none" w:sz="0" w:space="0" w:color="auto"/>
            <w:left w:val="none" w:sz="0" w:space="0" w:color="auto"/>
            <w:bottom w:val="none" w:sz="0" w:space="0" w:color="auto"/>
            <w:right w:val="none" w:sz="0" w:space="0" w:color="auto"/>
          </w:divBdr>
          <w:divsChild>
            <w:div w:id="1325859579">
              <w:marLeft w:val="0"/>
              <w:marRight w:val="0"/>
              <w:marTop w:val="0"/>
              <w:marBottom w:val="0"/>
              <w:divBdr>
                <w:top w:val="none" w:sz="0" w:space="0" w:color="auto"/>
                <w:left w:val="none" w:sz="0" w:space="0" w:color="auto"/>
                <w:bottom w:val="none" w:sz="0" w:space="0" w:color="auto"/>
                <w:right w:val="none" w:sz="0" w:space="0" w:color="auto"/>
              </w:divBdr>
              <w:divsChild>
                <w:div w:id="1889604531">
                  <w:marLeft w:val="0"/>
                  <w:marRight w:val="0"/>
                  <w:marTop w:val="0"/>
                  <w:marBottom w:val="0"/>
                  <w:divBdr>
                    <w:top w:val="none" w:sz="0" w:space="0" w:color="auto"/>
                    <w:left w:val="none" w:sz="0" w:space="0" w:color="auto"/>
                    <w:bottom w:val="none" w:sz="0" w:space="0" w:color="auto"/>
                    <w:right w:val="none" w:sz="0" w:space="0" w:color="auto"/>
                  </w:divBdr>
                  <w:divsChild>
                    <w:div w:id="1762026763">
                      <w:marLeft w:val="0"/>
                      <w:marRight w:val="0"/>
                      <w:marTop w:val="0"/>
                      <w:marBottom w:val="0"/>
                      <w:divBdr>
                        <w:top w:val="none" w:sz="0" w:space="0" w:color="auto"/>
                        <w:left w:val="none" w:sz="0" w:space="0" w:color="auto"/>
                        <w:bottom w:val="none" w:sz="0" w:space="0" w:color="auto"/>
                        <w:right w:val="none" w:sz="0" w:space="0" w:color="auto"/>
                      </w:divBdr>
                      <w:divsChild>
                        <w:div w:id="579753375">
                          <w:marLeft w:val="0"/>
                          <w:marRight w:val="0"/>
                          <w:marTop w:val="0"/>
                          <w:marBottom w:val="0"/>
                          <w:divBdr>
                            <w:top w:val="none" w:sz="0" w:space="0" w:color="auto"/>
                            <w:left w:val="none" w:sz="0" w:space="0" w:color="auto"/>
                            <w:bottom w:val="none" w:sz="0" w:space="0" w:color="auto"/>
                            <w:right w:val="none" w:sz="0" w:space="0" w:color="auto"/>
                          </w:divBdr>
                          <w:divsChild>
                            <w:div w:id="958417719">
                              <w:marLeft w:val="0"/>
                              <w:marRight w:val="0"/>
                              <w:marTop w:val="0"/>
                              <w:marBottom w:val="0"/>
                              <w:divBdr>
                                <w:top w:val="none" w:sz="0" w:space="0" w:color="auto"/>
                                <w:left w:val="none" w:sz="0" w:space="0" w:color="auto"/>
                                <w:bottom w:val="none" w:sz="0" w:space="0" w:color="auto"/>
                                <w:right w:val="none" w:sz="0" w:space="0" w:color="auto"/>
                              </w:divBdr>
                              <w:divsChild>
                                <w:div w:id="1421218342">
                                  <w:marLeft w:val="0"/>
                                  <w:marRight w:val="0"/>
                                  <w:marTop w:val="0"/>
                                  <w:marBottom w:val="0"/>
                                  <w:divBdr>
                                    <w:top w:val="none" w:sz="0" w:space="0" w:color="auto"/>
                                    <w:left w:val="none" w:sz="0" w:space="0" w:color="auto"/>
                                    <w:bottom w:val="none" w:sz="0" w:space="0" w:color="auto"/>
                                    <w:right w:val="none" w:sz="0" w:space="0" w:color="auto"/>
                                  </w:divBdr>
                                  <w:divsChild>
                                    <w:div w:id="310520013">
                                      <w:marLeft w:val="0"/>
                                      <w:marRight w:val="0"/>
                                      <w:marTop w:val="0"/>
                                      <w:marBottom w:val="0"/>
                                      <w:divBdr>
                                        <w:top w:val="none" w:sz="0" w:space="0" w:color="auto"/>
                                        <w:left w:val="none" w:sz="0" w:space="0" w:color="auto"/>
                                        <w:bottom w:val="none" w:sz="0" w:space="0" w:color="auto"/>
                                        <w:right w:val="none" w:sz="0" w:space="0" w:color="auto"/>
                                      </w:divBdr>
                                      <w:divsChild>
                                        <w:div w:id="212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95730">
          <w:marLeft w:val="0"/>
          <w:marRight w:val="0"/>
          <w:marTop w:val="0"/>
          <w:marBottom w:val="0"/>
          <w:divBdr>
            <w:top w:val="none" w:sz="0" w:space="0" w:color="auto"/>
            <w:left w:val="none" w:sz="0" w:space="0" w:color="auto"/>
            <w:bottom w:val="none" w:sz="0" w:space="0" w:color="auto"/>
            <w:right w:val="none" w:sz="0" w:space="0" w:color="auto"/>
          </w:divBdr>
          <w:divsChild>
            <w:div w:id="35589364">
              <w:marLeft w:val="0"/>
              <w:marRight w:val="0"/>
              <w:marTop w:val="0"/>
              <w:marBottom w:val="0"/>
              <w:divBdr>
                <w:top w:val="none" w:sz="0" w:space="0" w:color="auto"/>
                <w:left w:val="none" w:sz="0" w:space="0" w:color="auto"/>
                <w:bottom w:val="none" w:sz="0" w:space="0" w:color="auto"/>
                <w:right w:val="none" w:sz="0" w:space="0" w:color="auto"/>
              </w:divBdr>
              <w:divsChild>
                <w:div w:id="1742678426">
                  <w:marLeft w:val="0"/>
                  <w:marRight w:val="0"/>
                  <w:marTop w:val="0"/>
                  <w:marBottom w:val="0"/>
                  <w:divBdr>
                    <w:top w:val="none" w:sz="0" w:space="0" w:color="auto"/>
                    <w:left w:val="none" w:sz="0" w:space="0" w:color="auto"/>
                    <w:bottom w:val="none" w:sz="0" w:space="0" w:color="auto"/>
                    <w:right w:val="none" w:sz="0" w:space="0" w:color="auto"/>
                  </w:divBdr>
                  <w:divsChild>
                    <w:div w:id="2013603532">
                      <w:marLeft w:val="0"/>
                      <w:marRight w:val="0"/>
                      <w:marTop w:val="0"/>
                      <w:marBottom w:val="0"/>
                      <w:divBdr>
                        <w:top w:val="none" w:sz="0" w:space="0" w:color="auto"/>
                        <w:left w:val="none" w:sz="0" w:space="0" w:color="auto"/>
                        <w:bottom w:val="none" w:sz="0" w:space="0" w:color="auto"/>
                        <w:right w:val="none" w:sz="0" w:space="0" w:color="auto"/>
                      </w:divBdr>
                      <w:divsChild>
                        <w:div w:id="268129526">
                          <w:marLeft w:val="0"/>
                          <w:marRight w:val="0"/>
                          <w:marTop w:val="0"/>
                          <w:marBottom w:val="0"/>
                          <w:divBdr>
                            <w:top w:val="none" w:sz="0" w:space="0" w:color="auto"/>
                            <w:left w:val="none" w:sz="0" w:space="0" w:color="auto"/>
                            <w:bottom w:val="none" w:sz="0" w:space="0" w:color="auto"/>
                            <w:right w:val="none" w:sz="0" w:space="0" w:color="auto"/>
                          </w:divBdr>
                          <w:divsChild>
                            <w:div w:id="1970475076">
                              <w:marLeft w:val="0"/>
                              <w:marRight w:val="0"/>
                              <w:marTop w:val="0"/>
                              <w:marBottom w:val="0"/>
                              <w:divBdr>
                                <w:top w:val="none" w:sz="0" w:space="0" w:color="auto"/>
                                <w:left w:val="none" w:sz="0" w:space="0" w:color="auto"/>
                                <w:bottom w:val="none" w:sz="0" w:space="0" w:color="auto"/>
                                <w:right w:val="none" w:sz="0" w:space="0" w:color="auto"/>
                              </w:divBdr>
                              <w:divsChild>
                                <w:div w:id="902252795">
                                  <w:marLeft w:val="0"/>
                                  <w:marRight w:val="0"/>
                                  <w:marTop w:val="0"/>
                                  <w:marBottom w:val="0"/>
                                  <w:divBdr>
                                    <w:top w:val="none" w:sz="0" w:space="0" w:color="auto"/>
                                    <w:left w:val="none" w:sz="0" w:space="0" w:color="auto"/>
                                    <w:bottom w:val="none" w:sz="0" w:space="0" w:color="auto"/>
                                    <w:right w:val="none" w:sz="0" w:space="0" w:color="auto"/>
                                  </w:divBdr>
                                  <w:divsChild>
                                    <w:div w:id="1587763181">
                                      <w:marLeft w:val="0"/>
                                      <w:marRight w:val="0"/>
                                      <w:marTop w:val="0"/>
                                      <w:marBottom w:val="0"/>
                                      <w:divBdr>
                                        <w:top w:val="none" w:sz="0" w:space="0" w:color="auto"/>
                                        <w:left w:val="none" w:sz="0" w:space="0" w:color="auto"/>
                                        <w:bottom w:val="none" w:sz="0" w:space="0" w:color="auto"/>
                                        <w:right w:val="none" w:sz="0" w:space="0" w:color="auto"/>
                                      </w:divBdr>
                                      <w:divsChild>
                                        <w:div w:id="146169708">
                                          <w:marLeft w:val="0"/>
                                          <w:marRight w:val="0"/>
                                          <w:marTop w:val="0"/>
                                          <w:marBottom w:val="0"/>
                                          <w:divBdr>
                                            <w:top w:val="none" w:sz="0" w:space="0" w:color="auto"/>
                                            <w:left w:val="none" w:sz="0" w:space="0" w:color="auto"/>
                                            <w:bottom w:val="none" w:sz="0" w:space="0" w:color="auto"/>
                                            <w:right w:val="none" w:sz="0" w:space="0" w:color="auto"/>
                                          </w:divBdr>
                                          <w:divsChild>
                                            <w:div w:id="266471815">
                                              <w:marLeft w:val="0"/>
                                              <w:marRight w:val="0"/>
                                              <w:marTop w:val="0"/>
                                              <w:marBottom w:val="0"/>
                                              <w:divBdr>
                                                <w:top w:val="none" w:sz="0" w:space="0" w:color="auto"/>
                                                <w:left w:val="none" w:sz="0" w:space="0" w:color="auto"/>
                                                <w:bottom w:val="none" w:sz="0" w:space="0" w:color="auto"/>
                                                <w:right w:val="none" w:sz="0" w:space="0" w:color="auto"/>
                                              </w:divBdr>
                                            </w:div>
                                            <w:div w:id="603346874">
                                              <w:marLeft w:val="0"/>
                                              <w:marRight w:val="0"/>
                                              <w:marTop w:val="0"/>
                                              <w:marBottom w:val="0"/>
                                              <w:divBdr>
                                                <w:top w:val="none" w:sz="0" w:space="0" w:color="auto"/>
                                                <w:left w:val="none" w:sz="0" w:space="0" w:color="auto"/>
                                                <w:bottom w:val="none" w:sz="0" w:space="0" w:color="auto"/>
                                                <w:right w:val="none" w:sz="0" w:space="0" w:color="auto"/>
                                              </w:divBdr>
                                            </w:div>
                                            <w:div w:id="1996301331">
                                              <w:marLeft w:val="0"/>
                                              <w:marRight w:val="0"/>
                                              <w:marTop w:val="0"/>
                                              <w:marBottom w:val="0"/>
                                              <w:divBdr>
                                                <w:top w:val="none" w:sz="0" w:space="0" w:color="auto"/>
                                                <w:left w:val="none" w:sz="0" w:space="0" w:color="auto"/>
                                                <w:bottom w:val="none" w:sz="0" w:space="0" w:color="auto"/>
                                                <w:right w:val="none" w:sz="0" w:space="0" w:color="auto"/>
                                              </w:divBdr>
                                              <w:divsChild>
                                                <w:div w:id="200368498">
                                                  <w:marLeft w:val="0"/>
                                                  <w:marRight w:val="0"/>
                                                  <w:marTop w:val="0"/>
                                                  <w:marBottom w:val="0"/>
                                                  <w:divBdr>
                                                    <w:top w:val="none" w:sz="0" w:space="0" w:color="auto"/>
                                                    <w:left w:val="none" w:sz="0" w:space="0" w:color="auto"/>
                                                    <w:bottom w:val="none" w:sz="0" w:space="0" w:color="auto"/>
                                                    <w:right w:val="none" w:sz="0" w:space="0" w:color="auto"/>
                                                  </w:divBdr>
                                                  <w:divsChild>
                                                    <w:div w:id="5437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58273">
                                          <w:marLeft w:val="0"/>
                                          <w:marRight w:val="0"/>
                                          <w:marTop w:val="0"/>
                                          <w:marBottom w:val="0"/>
                                          <w:divBdr>
                                            <w:top w:val="none" w:sz="0" w:space="0" w:color="auto"/>
                                            <w:left w:val="none" w:sz="0" w:space="0" w:color="auto"/>
                                            <w:bottom w:val="none" w:sz="0" w:space="0" w:color="auto"/>
                                            <w:right w:val="none" w:sz="0" w:space="0" w:color="auto"/>
                                          </w:divBdr>
                                          <w:divsChild>
                                            <w:div w:id="416756487">
                                              <w:marLeft w:val="0"/>
                                              <w:marRight w:val="0"/>
                                              <w:marTop w:val="0"/>
                                              <w:marBottom w:val="0"/>
                                              <w:divBdr>
                                                <w:top w:val="none" w:sz="0" w:space="0" w:color="auto"/>
                                                <w:left w:val="none" w:sz="0" w:space="0" w:color="auto"/>
                                                <w:bottom w:val="none" w:sz="0" w:space="0" w:color="auto"/>
                                                <w:right w:val="none" w:sz="0" w:space="0" w:color="auto"/>
                                              </w:divBdr>
                                            </w:div>
                                          </w:divsChild>
                                        </w:div>
                                        <w:div w:id="1812403110">
                                          <w:marLeft w:val="0"/>
                                          <w:marRight w:val="0"/>
                                          <w:marTop w:val="0"/>
                                          <w:marBottom w:val="0"/>
                                          <w:divBdr>
                                            <w:top w:val="none" w:sz="0" w:space="0" w:color="auto"/>
                                            <w:left w:val="none" w:sz="0" w:space="0" w:color="auto"/>
                                            <w:bottom w:val="none" w:sz="0" w:space="0" w:color="auto"/>
                                            <w:right w:val="none" w:sz="0" w:space="0" w:color="auto"/>
                                          </w:divBdr>
                                          <w:divsChild>
                                            <w:div w:id="913780829">
                                              <w:marLeft w:val="0"/>
                                              <w:marRight w:val="0"/>
                                              <w:marTop w:val="0"/>
                                              <w:marBottom w:val="0"/>
                                              <w:divBdr>
                                                <w:top w:val="none" w:sz="0" w:space="0" w:color="auto"/>
                                                <w:left w:val="none" w:sz="0" w:space="0" w:color="auto"/>
                                                <w:bottom w:val="none" w:sz="0" w:space="0" w:color="auto"/>
                                                <w:right w:val="none" w:sz="0" w:space="0" w:color="auto"/>
                                              </w:divBdr>
                                              <w:divsChild>
                                                <w:div w:id="983847496">
                                                  <w:marLeft w:val="0"/>
                                                  <w:marRight w:val="0"/>
                                                  <w:marTop w:val="0"/>
                                                  <w:marBottom w:val="0"/>
                                                  <w:divBdr>
                                                    <w:top w:val="none" w:sz="0" w:space="0" w:color="auto"/>
                                                    <w:left w:val="none" w:sz="0" w:space="0" w:color="auto"/>
                                                    <w:bottom w:val="none" w:sz="0" w:space="0" w:color="auto"/>
                                                    <w:right w:val="none" w:sz="0" w:space="0" w:color="auto"/>
                                                  </w:divBdr>
                                                  <w:divsChild>
                                                    <w:div w:id="1278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5496">
                                              <w:marLeft w:val="0"/>
                                              <w:marRight w:val="0"/>
                                              <w:marTop w:val="0"/>
                                              <w:marBottom w:val="0"/>
                                              <w:divBdr>
                                                <w:top w:val="none" w:sz="0" w:space="0" w:color="auto"/>
                                                <w:left w:val="none" w:sz="0" w:space="0" w:color="auto"/>
                                                <w:bottom w:val="none" w:sz="0" w:space="0" w:color="auto"/>
                                                <w:right w:val="none" w:sz="0" w:space="0" w:color="auto"/>
                                              </w:divBdr>
                                            </w:div>
                                            <w:div w:id="1993485492">
                                              <w:marLeft w:val="0"/>
                                              <w:marRight w:val="0"/>
                                              <w:marTop w:val="0"/>
                                              <w:marBottom w:val="0"/>
                                              <w:divBdr>
                                                <w:top w:val="none" w:sz="0" w:space="0" w:color="auto"/>
                                                <w:left w:val="none" w:sz="0" w:space="0" w:color="auto"/>
                                                <w:bottom w:val="none" w:sz="0" w:space="0" w:color="auto"/>
                                                <w:right w:val="none" w:sz="0" w:space="0" w:color="auto"/>
                                              </w:divBdr>
                                            </w:div>
                                          </w:divsChild>
                                        </w:div>
                                        <w:div w:id="2021080071">
                                          <w:marLeft w:val="0"/>
                                          <w:marRight w:val="0"/>
                                          <w:marTop w:val="0"/>
                                          <w:marBottom w:val="0"/>
                                          <w:divBdr>
                                            <w:top w:val="none" w:sz="0" w:space="0" w:color="auto"/>
                                            <w:left w:val="none" w:sz="0" w:space="0" w:color="auto"/>
                                            <w:bottom w:val="none" w:sz="0" w:space="0" w:color="auto"/>
                                            <w:right w:val="none" w:sz="0" w:space="0" w:color="auto"/>
                                          </w:divBdr>
                                          <w:divsChild>
                                            <w:div w:id="329646927">
                                              <w:marLeft w:val="0"/>
                                              <w:marRight w:val="0"/>
                                              <w:marTop w:val="0"/>
                                              <w:marBottom w:val="0"/>
                                              <w:divBdr>
                                                <w:top w:val="none" w:sz="0" w:space="0" w:color="auto"/>
                                                <w:left w:val="none" w:sz="0" w:space="0" w:color="auto"/>
                                                <w:bottom w:val="none" w:sz="0" w:space="0" w:color="auto"/>
                                                <w:right w:val="none" w:sz="0" w:space="0" w:color="auto"/>
                                              </w:divBdr>
                                            </w:div>
                                            <w:div w:id="509562826">
                                              <w:marLeft w:val="0"/>
                                              <w:marRight w:val="0"/>
                                              <w:marTop w:val="0"/>
                                              <w:marBottom w:val="0"/>
                                              <w:divBdr>
                                                <w:top w:val="none" w:sz="0" w:space="0" w:color="auto"/>
                                                <w:left w:val="none" w:sz="0" w:space="0" w:color="auto"/>
                                                <w:bottom w:val="none" w:sz="0" w:space="0" w:color="auto"/>
                                                <w:right w:val="none" w:sz="0" w:space="0" w:color="auto"/>
                                              </w:divBdr>
                                              <w:divsChild>
                                                <w:div w:id="1088890640">
                                                  <w:marLeft w:val="0"/>
                                                  <w:marRight w:val="0"/>
                                                  <w:marTop w:val="0"/>
                                                  <w:marBottom w:val="0"/>
                                                  <w:divBdr>
                                                    <w:top w:val="none" w:sz="0" w:space="0" w:color="auto"/>
                                                    <w:left w:val="none" w:sz="0" w:space="0" w:color="auto"/>
                                                    <w:bottom w:val="none" w:sz="0" w:space="0" w:color="auto"/>
                                                    <w:right w:val="none" w:sz="0" w:space="0" w:color="auto"/>
                                                  </w:divBdr>
                                                  <w:divsChild>
                                                    <w:div w:id="20378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153482">
          <w:marLeft w:val="0"/>
          <w:marRight w:val="0"/>
          <w:marTop w:val="0"/>
          <w:marBottom w:val="0"/>
          <w:divBdr>
            <w:top w:val="none" w:sz="0" w:space="0" w:color="auto"/>
            <w:left w:val="none" w:sz="0" w:space="0" w:color="auto"/>
            <w:bottom w:val="none" w:sz="0" w:space="0" w:color="auto"/>
            <w:right w:val="none" w:sz="0" w:space="0" w:color="auto"/>
          </w:divBdr>
          <w:divsChild>
            <w:div w:id="107706623">
              <w:marLeft w:val="0"/>
              <w:marRight w:val="0"/>
              <w:marTop w:val="0"/>
              <w:marBottom w:val="0"/>
              <w:divBdr>
                <w:top w:val="none" w:sz="0" w:space="0" w:color="auto"/>
                <w:left w:val="none" w:sz="0" w:space="0" w:color="auto"/>
                <w:bottom w:val="none" w:sz="0" w:space="0" w:color="auto"/>
                <w:right w:val="none" w:sz="0" w:space="0" w:color="auto"/>
              </w:divBdr>
              <w:divsChild>
                <w:div w:id="1198004322">
                  <w:marLeft w:val="0"/>
                  <w:marRight w:val="0"/>
                  <w:marTop w:val="0"/>
                  <w:marBottom w:val="0"/>
                  <w:divBdr>
                    <w:top w:val="none" w:sz="0" w:space="0" w:color="auto"/>
                    <w:left w:val="none" w:sz="0" w:space="0" w:color="auto"/>
                    <w:bottom w:val="none" w:sz="0" w:space="0" w:color="auto"/>
                    <w:right w:val="none" w:sz="0" w:space="0" w:color="auto"/>
                  </w:divBdr>
                  <w:divsChild>
                    <w:div w:id="1008412453">
                      <w:marLeft w:val="0"/>
                      <w:marRight w:val="0"/>
                      <w:marTop w:val="0"/>
                      <w:marBottom w:val="0"/>
                      <w:divBdr>
                        <w:top w:val="none" w:sz="0" w:space="0" w:color="auto"/>
                        <w:left w:val="none" w:sz="0" w:space="0" w:color="auto"/>
                        <w:bottom w:val="none" w:sz="0" w:space="0" w:color="auto"/>
                        <w:right w:val="none" w:sz="0" w:space="0" w:color="auto"/>
                      </w:divBdr>
                      <w:divsChild>
                        <w:div w:id="1058623885">
                          <w:marLeft w:val="0"/>
                          <w:marRight w:val="0"/>
                          <w:marTop w:val="0"/>
                          <w:marBottom w:val="0"/>
                          <w:divBdr>
                            <w:top w:val="none" w:sz="0" w:space="0" w:color="auto"/>
                            <w:left w:val="none" w:sz="0" w:space="0" w:color="auto"/>
                            <w:bottom w:val="none" w:sz="0" w:space="0" w:color="auto"/>
                            <w:right w:val="none" w:sz="0" w:space="0" w:color="auto"/>
                          </w:divBdr>
                          <w:divsChild>
                            <w:div w:id="330958793">
                              <w:marLeft w:val="0"/>
                              <w:marRight w:val="0"/>
                              <w:marTop w:val="0"/>
                              <w:marBottom w:val="0"/>
                              <w:divBdr>
                                <w:top w:val="none" w:sz="0" w:space="0" w:color="auto"/>
                                <w:left w:val="none" w:sz="0" w:space="0" w:color="auto"/>
                                <w:bottom w:val="none" w:sz="0" w:space="0" w:color="auto"/>
                                <w:right w:val="none" w:sz="0" w:space="0" w:color="auto"/>
                              </w:divBdr>
                              <w:divsChild>
                                <w:div w:id="408044943">
                                  <w:marLeft w:val="0"/>
                                  <w:marRight w:val="0"/>
                                  <w:marTop w:val="0"/>
                                  <w:marBottom w:val="0"/>
                                  <w:divBdr>
                                    <w:top w:val="none" w:sz="0" w:space="0" w:color="auto"/>
                                    <w:left w:val="none" w:sz="0" w:space="0" w:color="auto"/>
                                    <w:bottom w:val="none" w:sz="0" w:space="0" w:color="auto"/>
                                    <w:right w:val="none" w:sz="0" w:space="0" w:color="auto"/>
                                  </w:divBdr>
                                  <w:divsChild>
                                    <w:div w:id="1730958723">
                                      <w:marLeft w:val="0"/>
                                      <w:marRight w:val="0"/>
                                      <w:marTop w:val="0"/>
                                      <w:marBottom w:val="0"/>
                                      <w:divBdr>
                                        <w:top w:val="none" w:sz="0" w:space="0" w:color="auto"/>
                                        <w:left w:val="none" w:sz="0" w:space="0" w:color="auto"/>
                                        <w:bottom w:val="none" w:sz="0" w:space="0" w:color="auto"/>
                                        <w:right w:val="none" w:sz="0" w:space="0" w:color="auto"/>
                                      </w:divBdr>
                                      <w:divsChild>
                                        <w:div w:id="7496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820685">
          <w:marLeft w:val="0"/>
          <w:marRight w:val="0"/>
          <w:marTop w:val="0"/>
          <w:marBottom w:val="0"/>
          <w:divBdr>
            <w:top w:val="none" w:sz="0" w:space="0" w:color="auto"/>
            <w:left w:val="none" w:sz="0" w:space="0" w:color="auto"/>
            <w:bottom w:val="none" w:sz="0" w:space="0" w:color="auto"/>
            <w:right w:val="none" w:sz="0" w:space="0" w:color="auto"/>
          </w:divBdr>
          <w:divsChild>
            <w:div w:id="413205323">
              <w:marLeft w:val="0"/>
              <w:marRight w:val="0"/>
              <w:marTop w:val="0"/>
              <w:marBottom w:val="0"/>
              <w:divBdr>
                <w:top w:val="none" w:sz="0" w:space="0" w:color="auto"/>
                <w:left w:val="none" w:sz="0" w:space="0" w:color="auto"/>
                <w:bottom w:val="none" w:sz="0" w:space="0" w:color="auto"/>
                <w:right w:val="none" w:sz="0" w:space="0" w:color="auto"/>
              </w:divBdr>
              <w:divsChild>
                <w:div w:id="768546501">
                  <w:marLeft w:val="0"/>
                  <w:marRight w:val="0"/>
                  <w:marTop w:val="0"/>
                  <w:marBottom w:val="0"/>
                  <w:divBdr>
                    <w:top w:val="none" w:sz="0" w:space="0" w:color="auto"/>
                    <w:left w:val="none" w:sz="0" w:space="0" w:color="auto"/>
                    <w:bottom w:val="none" w:sz="0" w:space="0" w:color="auto"/>
                    <w:right w:val="none" w:sz="0" w:space="0" w:color="auto"/>
                  </w:divBdr>
                  <w:divsChild>
                    <w:div w:id="1664161408">
                      <w:marLeft w:val="0"/>
                      <w:marRight w:val="0"/>
                      <w:marTop w:val="0"/>
                      <w:marBottom w:val="0"/>
                      <w:divBdr>
                        <w:top w:val="none" w:sz="0" w:space="0" w:color="auto"/>
                        <w:left w:val="none" w:sz="0" w:space="0" w:color="auto"/>
                        <w:bottom w:val="none" w:sz="0" w:space="0" w:color="auto"/>
                        <w:right w:val="none" w:sz="0" w:space="0" w:color="auto"/>
                      </w:divBdr>
                      <w:divsChild>
                        <w:div w:id="641886541">
                          <w:marLeft w:val="0"/>
                          <w:marRight w:val="0"/>
                          <w:marTop w:val="0"/>
                          <w:marBottom w:val="0"/>
                          <w:divBdr>
                            <w:top w:val="none" w:sz="0" w:space="0" w:color="auto"/>
                            <w:left w:val="none" w:sz="0" w:space="0" w:color="auto"/>
                            <w:bottom w:val="none" w:sz="0" w:space="0" w:color="auto"/>
                            <w:right w:val="none" w:sz="0" w:space="0" w:color="auto"/>
                          </w:divBdr>
                          <w:divsChild>
                            <w:div w:id="622078022">
                              <w:marLeft w:val="0"/>
                              <w:marRight w:val="0"/>
                              <w:marTop w:val="0"/>
                              <w:marBottom w:val="0"/>
                              <w:divBdr>
                                <w:top w:val="none" w:sz="0" w:space="0" w:color="auto"/>
                                <w:left w:val="none" w:sz="0" w:space="0" w:color="auto"/>
                                <w:bottom w:val="none" w:sz="0" w:space="0" w:color="auto"/>
                                <w:right w:val="none" w:sz="0" w:space="0" w:color="auto"/>
                              </w:divBdr>
                              <w:divsChild>
                                <w:div w:id="74984512">
                                  <w:marLeft w:val="0"/>
                                  <w:marRight w:val="0"/>
                                  <w:marTop w:val="0"/>
                                  <w:marBottom w:val="0"/>
                                  <w:divBdr>
                                    <w:top w:val="none" w:sz="0" w:space="0" w:color="auto"/>
                                    <w:left w:val="none" w:sz="0" w:space="0" w:color="auto"/>
                                    <w:bottom w:val="none" w:sz="0" w:space="0" w:color="auto"/>
                                    <w:right w:val="none" w:sz="0" w:space="0" w:color="auto"/>
                                  </w:divBdr>
                                  <w:divsChild>
                                    <w:div w:id="1354302237">
                                      <w:marLeft w:val="0"/>
                                      <w:marRight w:val="0"/>
                                      <w:marTop w:val="0"/>
                                      <w:marBottom w:val="0"/>
                                      <w:divBdr>
                                        <w:top w:val="none" w:sz="0" w:space="0" w:color="auto"/>
                                        <w:left w:val="none" w:sz="0" w:space="0" w:color="auto"/>
                                        <w:bottom w:val="none" w:sz="0" w:space="0" w:color="auto"/>
                                        <w:right w:val="none" w:sz="0" w:space="0" w:color="auto"/>
                                      </w:divBdr>
                                      <w:divsChild>
                                        <w:div w:id="38557177">
                                          <w:marLeft w:val="0"/>
                                          <w:marRight w:val="0"/>
                                          <w:marTop w:val="0"/>
                                          <w:marBottom w:val="0"/>
                                          <w:divBdr>
                                            <w:top w:val="none" w:sz="0" w:space="0" w:color="auto"/>
                                            <w:left w:val="none" w:sz="0" w:space="0" w:color="auto"/>
                                            <w:bottom w:val="none" w:sz="0" w:space="0" w:color="auto"/>
                                            <w:right w:val="none" w:sz="0" w:space="0" w:color="auto"/>
                                          </w:divBdr>
                                          <w:divsChild>
                                            <w:div w:id="621308848">
                                              <w:marLeft w:val="0"/>
                                              <w:marRight w:val="0"/>
                                              <w:marTop w:val="0"/>
                                              <w:marBottom w:val="0"/>
                                              <w:divBdr>
                                                <w:top w:val="none" w:sz="0" w:space="0" w:color="auto"/>
                                                <w:left w:val="none" w:sz="0" w:space="0" w:color="auto"/>
                                                <w:bottom w:val="none" w:sz="0" w:space="0" w:color="auto"/>
                                                <w:right w:val="none" w:sz="0" w:space="0" w:color="auto"/>
                                              </w:divBdr>
                                              <w:divsChild>
                                                <w:div w:id="523787481">
                                                  <w:marLeft w:val="0"/>
                                                  <w:marRight w:val="0"/>
                                                  <w:marTop w:val="0"/>
                                                  <w:marBottom w:val="0"/>
                                                  <w:divBdr>
                                                    <w:top w:val="none" w:sz="0" w:space="0" w:color="auto"/>
                                                    <w:left w:val="none" w:sz="0" w:space="0" w:color="auto"/>
                                                    <w:bottom w:val="none" w:sz="0" w:space="0" w:color="auto"/>
                                                    <w:right w:val="none" w:sz="0" w:space="0" w:color="auto"/>
                                                  </w:divBdr>
                                                  <w:divsChild>
                                                    <w:div w:id="17991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3401">
                                              <w:marLeft w:val="0"/>
                                              <w:marRight w:val="0"/>
                                              <w:marTop w:val="0"/>
                                              <w:marBottom w:val="0"/>
                                              <w:divBdr>
                                                <w:top w:val="none" w:sz="0" w:space="0" w:color="auto"/>
                                                <w:left w:val="none" w:sz="0" w:space="0" w:color="auto"/>
                                                <w:bottom w:val="none" w:sz="0" w:space="0" w:color="auto"/>
                                                <w:right w:val="none" w:sz="0" w:space="0" w:color="auto"/>
                                              </w:divBdr>
                                            </w:div>
                                            <w:div w:id="1440566334">
                                              <w:marLeft w:val="0"/>
                                              <w:marRight w:val="0"/>
                                              <w:marTop w:val="0"/>
                                              <w:marBottom w:val="0"/>
                                              <w:divBdr>
                                                <w:top w:val="none" w:sz="0" w:space="0" w:color="auto"/>
                                                <w:left w:val="none" w:sz="0" w:space="0" w:color="auto"/>
                                                <w:bottom w:val="none" w:sz="0" w:space="0" w:color="auto"/>
                                                <w:right w:val="none" w:sz="0" w:space="0" w:color="auto"/>
                                              </w:divBdr>
                                            </w:div>
                                          </w:divsChild>
                                        </w:div>
                                        <w:div w:id="767576299">
                                          <w:marLeft w:val="0"/>
                                          <w:marRight w:val="0"/>
                                          <w:marTop w:val="0"/>
                                          <w:marBottom w:val="0"/>
                                          <w:divBdr>
                                            <w:top w:val="none" w:sz="0" w:space="0" w:color="auto"/>
                                            <w:left w:val="none" w:sz="0" w:space="0" w:color="auto"/>
                                            <w:bottom w:val="none" w:sz="0" w:space="0" w:color="auto"/>
                                            <w:right w:val="none" w:sz="0" w:space="0" w:color="auto"/>
                                          </w:divBdr>
                                          <w:divsChild>
                                            <w:div w:id="714357915">
                                              <w:marLeft w:val="0"/>
                                              <w:marRight w:val="0"/>
                                              <w:marTop w:val="0"/>
                                              <w:marBottom w:val="0"/>
                                              <w:divBdr>
                                                <w:top w:val="none" w:sz="0" w:space="0" w:color="auto"/>
                                                <w:left w:val="none" w:sz="0" w:space="0" w:color="auto"/>
                                                <w:bottom w:val="none" w:sz="0" w:space="0" w:color="auto"/>
                                                <w:right w:val="none" w:sz="0" w:space="0" w:color="auto"/>
                                              </w:divBdr>
                                            </w:div>
                                          </w:divsChild>
                                        </w:div>
                                        <w:div w:id="1684283669">
                                          <w:marLeft w:val="0"/>
                                          <w:marRight w:val="0"/>
                                          <w:marTop w:val="0"/>
                                          <w:marBottom w:val="0"/>
                                          <w:divBdr>
                                            <w:top w:val="none" w:sz="0" w:space="0" w:color="auto"/>
                                            <w:left w:val="none" w:sz="0" w:space="0" w:color="auto"/>
                                            <w:bottom w:val="none" w:sz="0" w:space="0" w:color="auto"/>
                                            <w:right w:val="none" w:sz="0" w:space="0" w:color="auto"/>
                                          </w:divBdr>
                                          <w:divsChild>
                                            <w:div w:id="1460955226">
                                              <w:marLeft w:val="0"/>
                                              <w:marRight w:val="0"/>
                                              <w:marTop w:val="0"/>
                                              <w:marBottom w:val="0"/>
                                              <w:divBdr>
                                                <w:top w:val="none" w:sz="0" w:space="0" w:color="auto"/>
                                                <w:left w:val="none" w:sz="0" w:space="0" w:color="auto"/>
                                                <w:bottom w:val="none" w:sz="0" w:space="0" w:color="auto"/>
                                                <w:right w:val="none" w:sz="0" w:space="0" w:color="auto"/>
                                              </w:divBdr>
                                            </w:div>
                                            <w:div w:id="1987468710">
                                              <w:marLeft w:val="0"/>
                                              <w:marRight w:val="0"/>
                                              <w:marTop w:val="0"/>
                                              <w:marBottom w:val="0"/>
                                              <w:divBdr>
                                                <w:top w:val="none" w:sz="0" w:space="0" w:color="auto"/>
                                                <w:left w:val="none" w:sz="0" w:space="0" w:color="auto"/>
                                                <w:bottom w:val="none" w:sz="0" w:space="0" w:color="auto"/>
                                                <w:right w:val="none" w:sz="0" w:space="0" w:color="auto"/>
                                              </w:divBdr>
                                              <w:divsChild>
                                                <w:div w:id="1242832311">
                                                  <w:marLeft w:val="0"/>
                                                  <w:marRight w:val="0"/>
                                                  <w:marTop w:val="0"/>
                                                  <w:marBottom w:val="0"/>
                                                  <w:divBdr>
                                                    <w:top w:val="none" w:sz="0" w:space="0" w:color="auto"/>
                                                    <w:left w:val="none" w:sz="0" w:space="0" w:color="auto"/>
                                                    <w:bottom w:val="none" w:sz="0" w:space="0" w:color="auto"/>
                                                    <w:right w:val="none" w:sz="0" w:space="0" w:color="auto"/>
                                                  </w:divBdr>
                                                  <w:divsChild>
                                                    <w:div w:id="13127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5308">
                                              <w:marLeft w:val="0"/>
                                              <w:marRight w:val="0"/>
                                              <w:marTop w:val="0"/>
                                              <w:marBottom w:val="0"/>
                                              <w:divBdr>
                                                <w:top w:val="none" w:sz="0" w:space="0" w:color="auto"/>
                                                <w:left w:val="none" w:sz="0" w:space="0" w:color="auto"/>
                                                <w:bottom w:val="none" w:sz="0" w:space="0" w:color="auto"/>
                                                <w:right w:val="none" w:sz="0" w:space="0" w:color="auto"/>
                                              </w:divBdr>
                                            </w:div>
                                          </w:divsChild>
                                        </w:div>
                                        <w:div w:id="1762527637">
                                          <w:marLeft w:val="0"/>
                                          <w:marRight w:val="0"/>
                                          <w:marTop w:val="0"/>
                                          <w:marBottom w:val="0"/>
                                          <w:divBdr>
                                            <w:top w:val="none" w:sz="0" w:space="0" w:color="auto"/>
                                            <w:left w:val="none" w:sz="0" w:space="0" w:color="auto"/>
                                            <w:bottom w:val="none" w:sz="0" w:space="0" w:color="auto"/>
                                            <w:right w:val="none" w:sz="0" w:space="0" w:color="auto"/>
                                          </w:divBdr>
                                          <w:divsChild>
                                            <w:div w:id="200824353">
                                              <w:marLeft w:val="0"/>
                                              <w:marRight w:val="0"/>
                                              <w:marTop w:val="0"/>
                                              <w:marBottom w:val="0"/>
                                              <w:divBdr>
                                                <w:top w:val="none" w:sz="0" w:space="0" w:color="auto"/>
                                                <w:left w:val="none" w:sz="0" w:space="0" w:color="auto"/>
                                                <w:bottom w:val="none" w:sz="0" w:space="0" w:color="auto"/>
                                                <w:right w:val="none" w:sz="0" w:space="0" w:color="auto"/>
                                              </w:divBdr>
                                            </w:div>
                                            <w:div w:id="1890261891">
                                              <w:marLeft w:val="0"/>
                                              <w:marRight w:val="0"/>
                                              <w:marTop w:val="0"/>
                                              <w:marBottom w:val="0"/>
                                              <w:divBdr>
                                                <w:top w:val="none" w:sz="0" w:space="0" w:color="auto"/>
                                                <w:left w:val="none" w:sz="0" w:space="0" w:color="auto"/>
                                                <w:bottom w:val="none" w:sz="0" w:space="0" w:color="auto"/>
                                                <w:right w:val="none" w:sz="0" w:space="0" w:color="auto"/>
                                              </w:divBdr>
                                              <w:divsChild>
                                                <w:div w:id="1720399131">
                                                  <w:marLeft w:val="0"/>
                                                  <w:marRight w:val="0"/>
                                                  <w:marTop w:val="0"/>
                                                  <w:marBottom w:val="0"/>
                                                  <w:divBdr>
                                                    <w:top w:val="none" w:sz="0" w:space="0" w:color="auto"/>
                                                    <w:left w:val="none" w:sz="0" w:space="0" w:color="auto"/>
                                                    <w:bottom w:val="none" w:sz="0" w:space="0" w:color="auto"/>
                                                    <w:right w:val="none" w:sz="0" w:space="0" w:color="auto"/>
                                                  </w:divBdr>
                                                  <w:divsChild>
                                                    <w:div w:id="11299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5410">
                                              <w:marLeft w:val="0"/>
                                              <w:marRight w:val="0"/>
                                              <w:marTop w:val="0"/>
                                              <w:marBottom w:val="0"/>
                                              <w:divBdr>
                                                <w:top w:val="none" w:sz="0" w:space="0" w:color="auto"/>
                                                <w:left w:val="none" w:sz="0" w:space="0" w:color="auto"/>
                                                <w:bottom w:val="none" w:sz="0" w:space="0" w:color="auto"/>
                                                <w:right w:val="none" w:sz="0" w:space="0" w:color="auto"/>
                                              </w:divBdr>
                                            </w:div>
                                          </w:divsChild>
                                        </w:div>
                                        <w:div w:id="1768035732">
                                          <w:marLeft w:val="0"/>
                                          <w:marRight w:val="0"/>
                                          <w:marTop w:val="0"/>
                                          <w:marBottom w:val="0"/>
                                          <w:divBdr>
                                            <w:top w:val="none" w:sz="0" w:space="0" w:color="auto"/>
                                            <w:left w:val="none" w:sz="0" w:space="0" w:color="auto"/>
                                            <w:bottom w:val="none" w:sz="0" w:space="0" w:color="auto"/>
                                            <w:right w:val="none" w:sz="0" w:space="0" w:color="auto"/>
                                          </w:divBdr>
                                          <w:divsChild>
                                            <w:div w:id="346447985">
                                              <w:marLeft w:val="0"/>
                                              <w:marRight w:val="0"/>
                                              <w:marTop w:val="0"/>
                                              <w:marBottom w:val="0"/>
                                              <w:divBdr>
                                                <w:top w:val="none" w:sz="0" w:space="0" w:color="auto"/>
                                                <w:left w:val="none" w:sz="0" w:space="0" w:color="auto"/>
                                                <w:bottom w:val="none" w:sz="0" w:space="0" w:color="auto"/>
                                                <w:right w:val="none" w:sz="0" w:space="0" w:color="auto"/>
                                              </w:divBdr>
                                            </w:div>
                                            <w:div w:id="550729755">
                                              <w:marLeft w:val="0"/>
                                              <w:marRight w:val="0"/>
                                              <w:marTop w:val="0"/>
                                              <w:marBottom w:val="0"/>
                                              <w:divBdr>
                                                <w:top w:val="none" w:sz="0" w:space="0" w:color="auto"/>
                                                <w:left w:val="none" w:sz="0" w:space="0" w:color="auto"/>
                                                <w:bottom w:val="none" w:sz="0" w:space="0" w:color="auto"/>
                                                <w:right w:val="none" w:sz="0" w:space="0" w:color="auto"/>
                                              </w:divBdr>
                                              <w:divsChild>
                                                <w:div w:id="1308781730">
                                                  <w:marLeft w:val="0"/>
                                                  <w:marRight w:val="0"/>
                                                  <w:marTop w:val="0"/>
                                                  <w:marBottom w:val="0"/>
                                                  <w:divBdr>
                                                    <w:top w:val="none" w:sz="0" w:space="0" w:color="auto"/>
                                                    <w:left w:val="none" w:sz="0" w:space="0" w:color="auto"/>
                                                    <w:bottom w:val="none" w:sz="0" w:space="0" w:color="auto"/>
                                                    <w:right w:val="none" w:sz="0" w:space="0" w:color="auto"/>
                                                  </w:divBdr>
                                                  <w:divsChild>
                                                    <w:div w:id="18498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429223">
          <w:marLeft w:val="0"/>
          <w:marRight w:val="0"/>
          <w:marTop w:val="0"/>
          <w:marBottom w:val="0"/>
          <w:divBdr>
            <w:top w:val="none" w:sz="0" w:space="0" w:color="auto"/>
            <w:left w:val="none" w:sz="0" w:space="0" w:color="auto"/>
            <w:bottom w:val="none" w:sz="0" w:space="0" w:color="auto"/>
            <w:right w:val="none" w:sz="0" w:space="0" w:color="auto"/>
          </w:divBdr>
          <w:divsChild>
            <w:div w:id="566182636">
              <w:marLeft w:val="0"/>
              <w:marRight w:val="0"/>
              <w:marTop w:val="0"/>
              <w:marBottom w:val="0"/>
              <w:divBdr>
                <w:top w:val="none" w:sz="0" w:space="0" w:color="auto"/>
                <w:left w:val="none" w:sz="0" w:space="0" w:color="auto"/>
                <w:bottom w:val="none" w:sz="0" w:space="0" w:color="auto"/>
                <w:right w:val="none" w:sz="0" w:space="0" w:color="auto"/>
              </w:divBdr>
              <w:divsChild>
                <w:div w:id="530920162">
                  <w:marLeft w:val="0"/>
                  <w:marRight w:val="0"/>
                  <w:marTop w:val="0"/>
                  <w:marBottom w:val="0"/>
                  <w:divBdr>
                    <w:top w:val="none" w:sz="0" w:space="0" w:color="auto"/>
                    <w:left w:val="none" w:sz="0" w:space="0" w:color="auto"/>
                    <w:bottom w:val="none" w:sz="0" w:space="0" w:color="auto"/>
                    <w:right w:val="none" w:sz="0" w:space="0" w:color="auto"/>
                  </w:divBdr>
                  <w:divsChild>
                    <w:div w:id="1517618444">
                      <w:marLeft w:val="0"/>
                      <w:marRight w:val="0"/>
                      <w:marTop w:val="0"/>
                      <w:marBottom w:val="0"/>
                      <w:divBdr>
                        <w:top w:val="none" w:sz="0" w:space="0" w:color="auto"/>
                        <w:left w:val="none" w:sz="0" w:space="0" w:color="auto"/>
                        <w:bottom w:val="none" w:sz="0" w:space="0" w:color="auto"/>
                        <w:right w:val="none" w:sz="0" w:space="0" w:color="auto"/>
                      </w:divBdr>
                      <w:divsChild>
                        <w:div w:id="1894191001">
                          <w:marLeft w:val="0"/>
                          <w:marRight w:val="0"/>
                          <w:marTop w:val="0"/>
                          <w:marBottom w:val="0"/>
                          <w:divBdr>
                            <w:top w:val="none" w:sz="0" w:space="0" w:color="auto"/>
                            <w:left w:val="none" w:sz="0" w:space="0" w:color="auto"/>
                            <w:bottom w:val="none" w:sz="0" w:space="0" w:color="auto"/>
                            <w:right w:val="none" w:sz="0" w:space="0" w:color="auto"/>
                          </w:divBdr>
                          <w:divsChild>
                            <w:div w:id="867988668">
                              <w:marLeft w:val="0"/>
                              <w:marRight w:val="0"/>
                              <w:marTop w:val="0"/>
                              <w:marBottom w:val="0"/>
                              <w:divBdr>
                                <w:top w:val="none" w:sz="0" w:space="0" w:color="auto"/>
                                <w:left w:val="none" w:sz="0" w:space="0" w:color="auto"/>
                                <w:bottom w:val="none" w:sz="0" w:space="0" w:color="auto"/>
                                <w:right w:val="none" w:sz="0" w:space="0" w:color="auto"/>
                              </w:divBdr>
                              <w:divsChild>
                                <w:div w:id="754008697">
                                  <w:marLeft w:val="0"/>
                                  <w:marRight w:val="0"/>
                                  <w:marTop w:val="0"/>
                                  <w:marBottom w:val="0"/>
                                  <w:divBdr>
                                    <w:top w:val="none" w:sz="0" w:space="0" w:color="auto"/>
                                    <w:left w:val="none" w:sz="0" w:space="0" w:color="auto"/>
                                    <w:bottom w:val="none" w:sz="0" w:space="0" w:color="auto"/>
                                    <w:right w:val="none" w:sz="0" w:space="0" w:color="auto"/>
                                  </w:divBdr>
                                  <w:divsChild>
                                    <w:div w:id="1265771023">
                                      <w:marLeft w:val="0"/>
                                      <w:marRight w:val="0"/>
                                      <w:marTop w:val="0"/>
                                      <w:marBottom w:val="0"/>
                                      <w:divBdr>
                                        <w:top w:val="none" w:sz="0" w:space="0" w:color="auto"/>
                                        <w:left w:val="none" w:sz="0" w:space="0" w:color="auto"/>
                                        <w:bottom w:val="none" w:sz="0" w:space="0" w:color="auto"/>
                                        <w:right w:val="none" w:sz="0" w:space="0" w:color="auto"/>
                                      </w:divBdr>
                                      <w:divsChild>
                                        <w:div w:id="10456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109486">
          <w:marLeft w:val="0"/>
          <w:marRight w:val="0"/>
          <w:marTop w:val="0"/>
          <w:marBottom w:val="0"/>
          <w:divBdr>
            <w:top w:val="none" w:sz="0" w:space="0" w:color="auto"/>
            <w:left w:val="none" w:sz="0" w:space="0" w:color="auto"/>
            <w:bottom w:val="none" w:sz="0" w:space="0" w:color="auto"/>
            <w:right w:val="none" w:sz="0" w:space="0" w:color="auto"/>
          </w:divBdr>
          <w:divsChild>
            <w:div w:id="1135759045">
              <w:marLeft w:val="0"/>
              <w:marRight w:val="0"/>
              <w:marTop w:val="0"/>
              <w:marBottom w:val="0"/>
              <w:divBdr>
                <w:top w:val="none" w:sz="0" w:space="0" w:color="auto"/>
                <w:left w:val="none" w:sz="0" w:space="0" w:color="auto"/>
                <w:bottom w:val="none" w:sz="0" w:space="0" w:color="auto"/>
                <w:right w:val="none" w:sz="0" w:space="0" w:color="auto"/>
              </w:divBdr>
              <w:divsChild>
                <w:div w:id="1369256108">
                  <w:marLeft w:val="0"/>
                  <w:marRight w:val="0"/>
                  <w:marTop w:val="0"/>
                  <w:marBottom w:val="0"/>
                  <w:divBdr>
                    <w:top w:val="none" w:sz="0" w:space="0" w:color="auto"/>
                    <w:left w:val="none" w:sz="0" w:space="0" w:color="auto"/>
                    <w:bottom w:val="none" w:sz="0" w:space="0" w:color="auto"/>
                    <w:right w:val="none" w:sz="0" w:space="0" w:color="auto"/>
                  </w:divBdr>
                  <w:divsChild>
                    <w:div w:id="2044548207">
                      <w:marLeft w:val="0"/>
                      <w:marRight w:val="0"/>
                      <w:marTop w:val="0"/>
                      <w:marBottom w:val="0"/>
                      <w:divBdr>
                        <w:top w:val="none" w:sz="0" w:space="0" w:color="auto"/>
                        <w:left w:val="none" w:sz="0" w:space="0" w:color="auto"/>
                        <w:bottom w:val="none" w:sz="0" w:space="0" w:color="auto"/>
                        <w:right w:val="none" w:sz="0" w:space="0" w:color="auto"/>
                      </w:divBdr>
                      <w:divsChild>
                        <w:div w:id="692804708">
                          <w:marLeft w:val="0"/>
                          <w:marRight w:val="0"/>
                          <w:marTop w:val="0"/>
                          <w:marBottom w:val="0"/>
                          <w:divBdr>
                            <w:top w:val="none" w:sz="0" w:space="0" w:color="auto"/>
                            <w:left w:val="none" w:sz="0" w:space="0" w:color="auto"/>
                            <w:bottom w:val="none" w:sz="0" w:space="0" w:color="auto"/>
                            <w:right w:val="none" w:sz="0" w:space="0" w:color="auto"/>
                          </w:divBdr>
                          <w:divsChild>
                            <w:div w:id="670107699">
                              <w:marLeft w:val="0"/>
                              <w:marRight w:val="0"/>
                              <w:marTop w:val="0"/>
                              <w:marBottom w:val="0"/>
                              <w:divBdr>
                                <w:top w:val="none" w:sz="0" w:space="0" w:color="auto"/>
                                <w:left w:val="none" w:sz="0" w:space="0" w:color="auto"/>
                                <w:bottom w:val="none" w:sz="0" w:space="0" w:color="auto"/>
                                <w:right w:val="none" w:sz="0" w:space="0" w:color="auto"/>
                              </w:divBdr>
                              <w:divsChild>
                                <w:div w:id="1903978858">
                                  <w:marLeft w:val="0"/>
                                  <w:marRight w:val="0"/>
                                  <w:marTop w:val="0"/>
                                  <w:marBottom w:val="0"/>
                                  <w:divBdr>
                                    <w:top w:val="none" w:sz="0" w:space="0" w:color="auto"/>
                                    <w:left w:val="none" w:sz="0" w:space="0" w:color="auto"/>
                                    <w:bottom w:val="none" w:sz="0" w:space="0" w:color="auto"/>
                                    <w:right w:val="none" w:sz="0" w:space="0" w:color="auto"/>
                                  </w:divBdr>
                                  <w:divsChild>
                                    <w:div w:id="1067462148">
                                      <w:marLeft w:val="0"/>
                                      <w:marRight w:val="0"/>
                                      <w:marTop w:val="0"/>
                                      <w:marBottom w:val="0"/>
                                      <w:divBdr>
                                        <w:top w:val="none" w:sz="0" w:space="0" w:color="auto"/>
                                        <w:left w:val="none" w:sz="0" w:space="0" w:color="auto"/>
                                        <w:bottom w:val="none" w:sz="0" w:space="0" w:color="auto"/>
                                        <w:right w:val="none" w:sz="0" w:space="0" w:color="auto"/>
                                      </w:divBdr>
                                      <w:divsChild>
                                        <w:div w:id="443186422">
                                          <w:marLeft w:val="0"/>
                                          <w:marRight w:val="0"/>
                                          <w:marTop w:val="0"/>
                                          <w:marBottom w:val="0"/>
                                          <w:divBdr>
                                            <w:top w:val="none" w:sz="0" w:space="0" w:color="auto"/>
                                            <w:left w:val="none" w:sz="0" w:space="0" w:color="auto"/>
                                            <w:bottom w:val="none" w:sz="0" w:space="0" w:color="auto"/>
                                            <w:right w:val="none" w:sz="0" w:space="0" w:color="auto"/>
                                          </w:divBdr>
                                          <w:divsChild>
                                            <w:div w:id="712001728">
                                              <w:marLeft w:val="0"/>
                                              <w:marRight w:val="0"/>
                                              <w:marTop w:val="0"/>
                                              <w:marBottom w:val="0"/>
                                              <w:divBdr>
                                                <w:top w:val="none" w:sz="0" w:space="0" w:color="auto"/>
                                                <w:left w:val="none" w:sz="0" w:space="0" w:color="auto"/>
                                                <w:bottom w:val="none" w:sz="0" w:space="0" w:color="auto"/>
                                                <w:right w:val="none" w:sz="0" w:space="0" w:color="auto"/>
                                              </w:divBdr>
                                            </w:div>
                                          </w:divsChild>
                                        </w:div>
                                        <w:div w:id="586184722">
                                          <w:marLeft w:val="0"/>
                                          <w:marRight w:val="0"/>
                                          <w:marTop w:val="0"/>
                                          <w:marBottom w:val="0"/>
                                          <w:divBdr>
                                            <w:top w:val="none" w:sz="0" w:space="0" w:color="auto"/>
                                            <w:left w:val="none" w:sz="0" w:space="0" w:color="auto"/>
                                            <w:bottom w:val="none" w:sz="0" w:space="0" w:color="auto"/>
                                            <w:right w:val="none" w:sz="0" w:space="0" w:color="auto"/>
                                          </w:divBdr>
                                          <w:divsChild>
                                            <w:div w:id="233052326">
                                              <w:marLeft w:val="0"/>
                                              <w:marRight w:val="0"/>
                                              <w:marTop w:val="0"/>
                                              <w:marBottom w:val="0"/>
                                              <w:divBdr>
                                                <w:top w:val="none" w:sz="0" w:space="0" w:color="auto"/>
                                                <w:left w:val="none" w:sz="0" w:space="0" w:color="auto"/>
                                                <w:bottom w:val="none" w:sz="0" w:space="0" w:color="auto"/>
                                                <w:right w:val="none" w:sz="0" w:space="0" w:color="auto"/>
                                              </w:divBdr>
                                            </w:div>
                                            <w:div w:id="1174340321">
                                              <w:marLeft w:val="0"/>
                                              <w:marRight w:val="0"/>
                                              <w:marTop w:val="0"/>
                                              <w:marBottom w:val="0"/>
                                              <w:divBdr>
                                                <w:top w:val="none" w:sz="0" w:space="0" w:color="auto"/>
                                                <w:left w:val="none" w:sz="0" w:space="0" w:color="auto"/>
                                                <w:bottom w:val="none" w:sz="0" w:space="0" w:color="auto"/>
                                                <w:right w:val="none" w:sz="0" w:space="0" w:color="auto"/>
                                              </w:divBdr>
                                              <w:divsChild>
                                                <w:div w:id="1563298124">
                                                  <w:marLeft w:val="0"/>
                                                  <w:marRight w:val="0"/>
                                                  <w:marTop w:val="0"/>
                                                  <w:marBottom w:val="0"/>
                                                  <w:divBdr>
                                                    <w:top w:val="none" w:sz="0" w:space="0" w:color="auto"/>
                                                    <w:left w:val="none" w:sz="0" w:space="0" w:color="auto"/>
                                                    <w:bottom w:val="none" w:sz="0" w:space="0" w:color="auto"/>
                                                    <w:right w:val="none" w:sz="0" w:space="0" w:color="auto"/>
                                                  </w:divBdr>
                                                  <w:divsChild>
                                                    <w:div w:id="4852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2804">
                                              <w:marLeft w:val="0"/>
                                              <w:marRight w:val="0"/>
                                              <w:marTop w:val="0"/>
                                              <w:marBottom w:val="0"/>
                                              <w:divBdr>
                                                <w:top w:val="none" w:sz="0" w:space="0" w:color="auto"/>
                                                <w:left w:val="none" w:sz="0" w:space="0" w:color="auto"/>
                                                <w:bottom w:val="none" w:sz="0" w:space="0" w:color="auto"/>
                                                <w:right w:val="none" w:sz="0" w:space="0" w:color="auto"/>
                                              </w:divBdr>
                                            </w:div>
                                          </w:divsChild>
                                        </w:div>
                                        <w:div w:id="1511793558">
                                          <w:marLeft w:val="0"/>
                                          <w:marRight w:val="0"/>
                                          <w:marTop w:val="0"/>
                                          <w:marBottom w:val="0"/>
                                          <w:divBdr>
                                            <w:top w:val="none" w:sz="0" w:space="0" w:color="auto"/>
                                            <w:left w:val="none" w:sz="0" w:space="0" w:color="auto"/>
                                            <w:bottom w:val="none" w:sz="0" w:space="0" w:color="auto"/>
                                            <w:right w:val="none" w:sz="0" w:space="0" w:color="auto"/>
                                          </w:divBdr>
                                          <w:divsChild>
                                            <w:div w:id="480467146">
                                              <w:marLeft w:val="0"/>
                                              <w:marRight w:val="0"/>
                                              <w:marTop w:val="0"/>
                                              <w:marBottom w:val="0"/>
                                              <w:divBdr>
                                                <w:top w:val="none" w:sz="0" w:space="0" w:color="auto"/>
                                                <w:left w:val="none" w:sz="0" w:space="0" w:color="auto"/>
                                                <w:bottom w:val="none" w:sz="0" w:space="0" w:color="auto"/>
                                                <w:right w:val="none" w:sz="0" w:space="0" w:color="auto"/>
                                              </w:divBdr>
                                              <w:divsChild>
                                                <w:div w:id="1509253674">
                                                  <w:marLeft w:val="0"/>
                                                  <w:marRight w:val="0"/>
                                                  <w:marTop w:val="0"/>
                                                  <w:marBottom w:val="0"/>
                                                  <w:divBdr>
                                                    <w:top w:val="none" w:sz="0" w:space="0" w:color="auto"/>
                                                    <w:left w:val="none" w:sz="0" w:space="0" w:color="auto"/>
                                                    <w:bottom w:val="none" w:sz="0" w:space="0" w:color="auto"/>
                                                    <w:right w:val="none" w:sz="0" w:space="0" w:color="auto"/>
                                                  </w:divBdr>
                                                  <w:divsChild>
                                                    <w:div w:id="10841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846">
                                              <w:marLeft w:val="0"/>
                                              <w:marRight w:val="0"/>
                                              <w:marTop w:val="0"/>
                                              <w:marBottom w:val="0"/>
                                              <w:divBdr>
                                                <w:top w:val="none" w:sz="0" w:space="0" w:color="auto"/>
                                                <w:left w:val="none" w:sz="0" w:space="0" w:color="auto"/>
                                                <w:bottom w:val="none" w:sz="0" w:space="0" w:color="auto"/>
                                                <w:right w:val="none" w:sz="0" w:space="0" w:color="auto"/>
                                              </w:divBdr>
                                            </w:div>
                                            <w:div w:id="18778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581410">
          <w:marLeft w:val="0"/>
          <w:marRight w:val="0"/>
          <w:marTop w:val="0"/>
          <w:marBottom w:val="0"/>
          <w:divBdr>
            <w:top w:val="none" w:sz="0" w:space="0" w:color="auto"/>
            <w:left w:val="none" w:sz="0" w:space="0" w:color="auto"/>
            <w:bottom w:val="none" w:sz="0" w:space="0" w:color="auto"/>
            <w:right w:val="none" w:sz="0" w:space="0" w:color="auto"/>
          </w:divBdr>
          <w:divsChild>
            <w:div w:id="632758023">
              <w:marLeft w:val="0"/>
              <w:marRight w:val="0"/>
              <w:marTop w:val="0"/>
              <w:marBottom w:val="0"/>
              <w:divBdr>
                <w:top w:val="none" w:sz="0" w:space="0" w:color="auto"/>
                <w:left w:val="none" w:sz="0" w:space="0" w:color="auto"/>
                <w:bottom w:val="none" w:sz="0" w:space="0" w:color="auto"/>
                <w:right w:val="none" w:sz="0" w:space="0" w:color="auto"/>
              </w:divBdr>
              <w:divsChild>
                <w:div w:id="635067379">
                  <w:marLeft w:val="0"/>
                  <w:marRight w:val="0"/>
                  <w:marTop w:val="0"/>
                  <w:marBottom w:val="0"/>
                  <w:divBdr>
                    <w:top w:val="none" w:sz="0" w:space="0" w:color="auto"/>
                    <w:left w:val="none" w:sz="0" w:space="0" w:color="auto"/>
                    <w:bottom w:val="none" w:sz="0" w:space="0" w:color="auto"/>
                    <w:right w:val="none" w:sz="0" w:space="0" w:color="auto"/>
                  </w:divBdr>
                  <w:divsChild>
                    <w:div w:id="1137533016">
                      <w:marLeft w:val="0"/>
                      <w:marRight w:val="0"/>
                      <w:marTop w:val="0"/>
                      <w:marBottom w:val="0"/>
                      <w:divBdr>
                        <w:top w:val="none" w:sz="0" w:space="0" w:color="auto"/>
                        <w:left w:val="none" w:sz="0" w:space="0" w:color="auto"/>
                        <w:bottom w:val="none" w:sz="0" w:space="0" w:color="auto"/>
                        <w:right w:val="none" w:sz="0" w:space="0" w:color="auto"/>
                      </w:divBdr>
                      <w:divsChild>
                        <w:div w:id="1064066210">
                          <w:marLeft w:val="0"/>
                          <w:marRight w:val="0"/>
                          <w:marTop w:val="0"/>
                          <w:marBottom w:val="0"/>
                          <w:divBdr>
                            <w:top w:val="none" w:sz="0" w:space="0" w:color="auto"/>
                            <w:left w:val="none" w:sz="0" w:space="0" w:color="auto"/>
                            <w:bottom w:val="none" w:sz="0" w:space="0" w:color="auto"/>
                            <w:right w:val="none" w:sz="0" w:space="0" w:color="auto"/>
                          </w:divBdr>
                          <w:divsChild>
                            <w:div w:id="354893366">
                              <w:marLeft w:val="0"/>
                              <w:marRight w:val="0"/>
                              <w:marTop w:val="0"/>
                              <w:marBottom w:val="0"/>
                              <w:divBdr>
                                <w:top w:val="none" w:sz="0" w:space="0" w:color="auto"/>
                                <w:left w:val="none" w:sz="0" w:space="0" w:color="auto"/>
                                <w:bottom w:val="none" w:sz="0" w:space="0" w:color="auto"/>
                                <w:right w:val="none" w:sz="0" w:space="0" w:color="auto"/>
                              </w:divBdr>
                              <w:divsChild>
                                <w:div w:id="2013876000">
                                  <w:marLeft w:val="0"/>
                                  <w:marRight w:val="0"/>
                                  <w:marTop w:val="0"/>
                                  <w:marBottom w:val="0"/>
                                  <w:divBdr>
                                    <w:top w:val="none" w:sz="0" w:space="0" w:color="auto"/>
                                    <w:left w:val="none" w:sz="0" w:space="0" w:color="auto"/>
                                    <w:bottom w:val="none" w:sz="0" w:space="0" w:color="auto"/>
                                    <w:right w:val="none" w:sz="0" w:space="0" w:color="auto"/>
                                  </w:divBdr>
                                  <w:divsChild>
                                    <w:div w:id="1472020794">
                                      <w:marLeft w:val="0"/>
                                      <w:marRight w:val="0"/>
                                      <w:marTop w:val="0"/>
                                      <w:marBottom w:val="0"/>
                                      <w:divBdr>
                                        <w:top w:val="none" w:sz="0" w:space="0" w:color="auto"/>
                                        <w:left w:val="none" w:sz="0" w:space="0" w:color="auto"/>
                                        <w:bottom w:val="none" w:sz="0" w:space="0" w:color="auto"/>
                                        <w:right w:val="none" w:sz="0" w:space="0" w:color="auto"/>
                                      </w:divBdr>
                                      <w:divsChild>
                                        <w:div w:id="3205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341466">
          <w:marLeft w:val="0"/>
          <w:marRight w:val="0"/>
          <w:marTop w:val="0"/>
          <w:marBottom w:val="0"/>
          <w:divBdr>
            <w:top w:val="none" w:sz="0" w:space="0" w:color="auto"/>
            <w:left w:val="none" w:sz="0" w:space="0" w:color="auto"/>
            <w:bottom w:val="none" w:sz="0" w:space="0" w:color="auto"/>
            <w:right w:val="none" w:sz="0" w:space="0" w:color="auto"/>
          </w:divBdr>
          <w:divsChild>
            <w:div w:id="1072267176">
              <w:marLeft w:val="0"/>
              <w:marRight w:val="0"/>
              <w:marTop w:val="0"/>
              <w:marBottom w:val="0"/>
              <w:divBdr>
                <w:top w:val="none" w:sz="0" w:space="0" w:color="auto"/>
                <w:left w:val="none" w:sz="0" w:space="0" w:color="auto"/>
                <w:bottom w:val="none" w:sz="0" w:space="0" w:color="auto"/>
                <w:right w:val="none" w:sz="0" w:space="0" w:color="auto"/>
              </w:divBdr>
              <w:divsChild>
                <w:div w:id="1080639577">
                  <w:marLeft w:val="0"/>
                  <w:marRight w:val="0"/>
                  <w:marTop w:val="0"/>
                  <w:marBottom w:val="0"/>
                  <w:divBdr>
                    <w:top w:val="none" w:sz="0" w:space="0" w:color="auto"/>
                    <w:left w:val="none" w:sz="0" w:space="0" w:color="auto"/>
                    <w:bottom w:val="none" w:sz="0" w:space="0" w:color="auto"/>
                    <w:right w:val="none" w:sz="0" w:space="0" w:color="auto"/>
                  </w:divBdr>
                  <w:divsChild>
                    <w:div w:id="558712655">
                      <w:marLeft w:val="0"/>
                      <w:marRight w:val="0"/>
                      <w:marTop w:val="0"/>
                      <w:marBottom w:val="0"/>
                      <w:divBdr>
                        <w:top w:val="none" w:sz="0" w:space="0" w:color="auto"/>
                        <w:left w:val="none" w:sz="0" w:space="0" w:color="auto"/>
                        <w:bottom w:val="none" w:sz="0" w:space="0" w:color="auto"/>
                        <w:right w:val="none" w:sz="0" w:space="0" w:color="auto"/>
                      </w:divBdr>
                      <w:divsChild>
                        <w:div w:id="75328714">
                          <w:marLeft w:val="0"/>
                          <w:marRight w:val="0"/>
                          <w:marTop w:val="0"/>
                          <w:marBottom w:val="0"/>
                          <w:divBdr>
                            <w:top w:val="none" w:sz="0" w:space="0" w:color="auto"/>
                            <w:left w:val="none" w:sz="0" w:space="0" w:color="auto"/>
                            <w:bottom w:val="none" w:sz="0" w:space="0" w:color="auto"/>
                            <w:right w:val="none" w:sz="0" w:space="0" w:color="auto"/>
                          </w:divBdr>
                          <w:divsChild>
                            <w:div w:id="1294873177">
                              <w:marLeft w:val="0"/>
                              <w:marRight w:val="0"/>
                              <w:marTop w:val="0"/>
                              <w:marBottom w:val="0"/>
                              <w:divBdr>
                                <w:top w:val="none" w:sz="0" w:space="0" w:color="auto"/>
                                <w:left w:val="none" w:sz="0" w:space="0" w:color="auto"/>
                                <w:bottom w:val="none" w:sz="0" w:space="0" w:color="auto"/>
                                <w:right w:val="none" w:sz="0" w:space="0" w:color="auto"/>
                              </w:divBdr>
                              <w:divsChild>
                                <w:div w:id="2021083220">
                                  <w:marLeft w:val="0"/>
                                  <w:marRight w:val="0"/>
                                  <w:marTop w:val="0"/>
                                  <w:marBottom w:val="0"/>
                                  <w:divBdr>
                                    <w:top w:val="none" w:sz="0" w:space="0" w:color="auto"/>
                                    <w:left w:val="none" w:sz="0" w:space="0" w:color="auto"/>
                                    <w:bottom w:val="none" w:sz="0" w:space="0" w:color="auto"/>
                                    <w:right w:val="none" w:sz="0" w:space="0" w:color="auto"/>
                                  </w:divBdr>
                                  <w:divsChild>
                                    <w:div w:id="1624654315">
                                      <w:marLeft w:val="0"/>
                                      <w:marRight w:val="0"/>
                                      <w:marTop w:val="0"/>
                                      <w:marBottom w:val="0"/>
                                      <w:divBdr>
                                        <w:top w:val="none" w:sz="0" w:space="0" w:color="auto"/>
                                        <w:left w:val="none" w:sz="0" w:space="0" w:color="auto"/>
                                        <w:bottom w:val="none" w:sz="0" w:space="0" w:color="auto"/>
                                        <w:right w:val="none" w:sz="0" w:space="0" w:color="auto"/>
                                      </w:divBdr>
                                      <w:divsChild>
                                        <w:div w:id="1230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19183">
          <w:marLeft w:val="0"/>
          <w:marRight w:val="0"/>
          <w:marTop w:val="0"/>
          <w:marBottom w:val="0"/>
          <w:divBdr>
            <w:top w:val="none" w:sz="0" w:space="0" w:color="auto"/>
            <w:left w:val="none" w:sz="0" w:space="0" w:color="auto"/>
            <w:bottom w:val="none" w:sz="0" w:space="0" w:color="auto"/>
            <w:right w:val="none" w:sz="0" w:space="0" w:color="auto"/>
          </w:divBdr>
          <w:divsChild>
            <w:div w:id="1460145099">
              <w:marLeft w:val="0"/>
              <w:marRight w:val="0"/>
              <w:marTop w:val="0"/>
              <w:marBottom w:val="0"/>
              <w:divBdr>
                <w:top w:val="none" w:sz="0" w:space="0" w:color="auto"/>
                <w:left w:val="none" w:sz="0" w:space="0" w:color="auto"/>
                <w:bottom w:val="none" w:sz="0" w:space="0" w:color="auto"/>
                <w:right w:val="none" w:sz="0" w:space="0" w:color="auto"/>
              </w:divBdr>
              <w:divsChild>
                <w:div w:id="1152454566">
                  <w:marLeft w:val="0"/>
                  <w:marRight w:val="0"/>
                  <w:marTop w:val="0"/>
                  <w:marBottom w:val="0"/>
                  <w:divBdr>
                    <w:top w:val="none" w:sz="0" w:space="0" w:color="auto"/>
                    <w:left w:val="none" w:sz="0" w:space="0" w:color="auto"/>
                    <w:bottom w:val="none" w:sz="0" w:space="0" w:color="auto"/>
                    <w:right w:val="none" w:sz="0" w:space="0" w:color="auto"/>
                  </w:divBdr>
                  <w:divsChild>
                    <w:div w:id="1903324636">
                      <w:marLeft w:val="0"/>
                      <w:marRight w:val="0"/>
                      <w:marTop w:val="0"/>
                      <w:marBottom w:val="0"/>
                      <w:divBdr>
                        <w:top w:val="none" w:sz="0" w:space="0" w:color="auto"/>
                        <w:left w:val="none" w:sz="0" w:space="0" w:color="auto"/>
                        <w:bottom w:val="none" w:sz="0" w:space="0" w:color="auto"/>
                        <w:right w:val="none" w:sz="0" w:space="0" w:color="auto"/>
                      </w:divBdr>
                      <w:divsChild>
                        <w:div w:id="719793291">
                          <w:marLeft w:val="0"/>
                          <w:marRight w:val="0"/>
                          <w:marTop w:val="0"/>
                          <w:marBottom w:val="0"/>
                          <w:divBdr>
                            <w:top w:val="none" w:sz="0" w:space="0" w:color="auto"/>
                            <w:left w:val="none" w:sz="0" w:space="0" w:color="auto"/>
                            <w:bottom w:val="none" w:sz="0" w:space="0" w:color="auto"/>
                            <w:right w:val="none" w:sz="0" w:space="0" w:color="auto"/>
                          </w:divBdr>
                          <w:divsChild>
                            <w:div w:id="703867524">
                              <w:marLeft w:val="0"/>
                              <w:marRight w:val="0"/>
                              <w:marTop w:val="0"/>
                              <w:marBottom w:val="0"/>
                              <w:divBdr>
                                <w:top w:val="none" w:sz="0" w:space="0" w:color="auto"/>
                                <w:left w:val="none" w:sz="0" w:space="0" w:color="auto"/>
                                <w:bottom w:val="none" w:sz="0" w:space="0" w:color="auto"/>
                                <w:right w:val="none" w:sz="0" w:space="0" w:color="auto"/>
                              </w:divBdr>
                              <w:divsChild>
                                <w:div w:id="2085060154">
                                  <w:marLeft w:val="0"/>
                                  <w:marRight w:val="0"/>
                                  <w:marTop w:val="0"/>
                                  <w:marBottom w:val="0"/>
                                  <w:divBdr>
                                    <w:top w:val="none" w:sz="0" w:space="0" w:color="auto"/>
                                    <w:left w:val="none" w:sz="0" w:space="0" w:color="auto"/>
                                    <w:bottom w:val="none" w:sz="0" w:space="0" w:color="auto"/>
                                    <w:right w:val="none" w:sz="0" w:space="0" w:color="auto"/>
                                  </w:divBdr>
                                  <w:divsChild>
                                    <w:div w:id="11933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80457">
                          <w:marLeft w:val="0"/>
                          <w:marRight w:val="0"/>
                          <w:marTop w:val="0"/>
                          <w:marBottom w:val="0"/>
                          <w:divBdr>
                            <w:top w:val="none" w:sz="0" w:space="0" w:color="auto"/>
                            <w:left w:val="none" w:sz="0" w:space="0" w:color="auto"/>
                            <w:bottom w:val="none" w:sz="0" w:space="0" w:color="auto"/>
                            <w:right w:val="none" w:sz="0" w:space="0" w:color="auto"/>
                          </w:divBdr>
                        </w:div>
                        <w:div w:id="1158229844">
                          <w:marLeft w:val="0"/>
                          <w:marRight w:val="0"/>
                          <w:marTop w:val="0"/>
                          <w:marBottom w:val="0"/>
                          <w:divBdr>
                            <w:top w:val="none" w:sz="0" w:space="0" w:color="auto"/>
                            <w:left w:val="none" w:sz="0" w:space="0" w:color="auto"/>
                            <w:bottom w:val="none" w:sz="0" w:space="0" w:color="auto"/>
                            <w:right w:val="none" w:sz="0" w:space="0" w:color="auto"/>
                          </w:divBdr>
                          <w:divsChild>
                            <w:div w:id="756898941">
                              <w:marLeft w:val="0"/>
                              <w:marRight w:val="0"/>
                              <w:marTop w:val="0"/>
                              <w:marBottom w:val="0"/>
                              <w:divBdr>
                                <w:top w:val="none" w:sz="0" w:space="0" w:color="auto"/>
                                <w:left w:val="none" w:sz="0" w:space="0" w:color="auto"/>
                                <w:bottom w:val="none" w:sz="0" w:space="0" w:color="auto"/>
                                <w:right w:val="none" w:sz="0" w:space="0" w:color="auto"/>
                              </w:divBdr>
                              <w:divsChild>
                                <w:div w:id="514735813">
                                  <w:marLeft w:val="0"/>
                                  <w:marRight w:val="0"/>
                                  <w:marTop w:val="0"/>
                                  <w:marBottom w:val="0"/>
                                  <w:divBdr>
                                    <w:top w:val="none" w:sz="0" w:space="0" w:color="auto"/>
                                    <w:left w:val="none" w:sz="0" w:space="0" w:color="auto"/>
                                    <w:bottom w:val="none" w:sz="0" w:space="0" w:color="auto"/>
                                    <w:right w:val="none" w:sz="0" w:space="0" w:color="auto"/>
                                  </w:divBdr>
                                </w:div>
                              </w:divsChild>
                            </w:div>
                            <w:div w:id="917515753">
                              <w:marLeft w:val="0"/>
                              <w:marRight w:val="0"/>
                              <w:marTop w:val="0"/>
                              <w:marBottom w:val="0"/>
                              <w:divBdr>
                                <w:top w:val="none" w:sz="0" w:space="0" w:color="auto"/>
                                <w:left w:val="none" w:sz="0" w:space="0" w:color="auto"/>
                                <w:bottom w:val="none" w:sz="0" w:space="0" w:color="auto"/>
                                <w:right w:val="none" w:sz="0" w:space="0" w:color="auto"/>
                              </w:divBdr>
                              <w:divsChild>
                                <w:div w:id="1968050712">
                                  <w:marLeft w:val="0"/>
                                  <w:marRight w:val="0"/>
                                  <w:marTop w:val="0"/>
                                  <w:marBottom w:val="0"/>
                                  <w:divBdr>
                                    <w:top w:val="none" w:sz="0" w:space="0" w:color="auto"/>
                                    <w:left w:val="none" w:sz="0" w:space="0" w:color="auto"/>
                                    <w:bottom w:val="none" w:sz="0" w:space="0" w:color="auto"/>
                                    <w:right w:val="none" w:sz="0" w:space="0" w:color="auto"/>
                                  </w:divBdr>
                                </w:div>
                              </w:divsChild>
                            </w:div>
                            <w:div w:id="1530485654">
                              <w:marLeft w:val="0"/>
                              <w:marRight w:val="0"/>
                              <w:marTop w:val="0"/>
                              <w:marBottom w:val="0"/>
                              <w:divBdr>
                                <w:top w:val="none" w:sz="0" w:space="0" w:color="auto"/>
                                <w:left w:val="none" w:sz="0" w:space="0" w:color="auto"/>
                                <w:bottom w:val="none" w:sz="0" w:space="0" w:color="auto"/>
                                <w:right w:val="none" w:sz="0" w:space="0" w:color="auto"/>
                              </w:divBdr>
                              <w:divsChild>
                                <w:div w:id="1203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727599">
          <w:marLeft w:val="0"/>
          <w:marRight w:val="0"/>
          <w:marTop w:val="0"/>
          <w:marBottom w:val="0"/>
          <w:divBdr>
            <w:top w:val="none" w:sz="0" w:space="0" w:color="auto"/>
            <w:left w:val="none" w:sz="0" w:space="0" w:color="auto"/>
            <w:bottom w:val="none" w:sz="0" w:space="0" w:color="auto"/>
            <w:right w:val="none" w:sz="0" w:space="0" w:color="auto"/>
          </w:divBdr>
          <w:divsChild>
            <w:div w:id="1767653617">
              <w:marLeft w:val="0"/>
              <w:marRight w:val="0"/>
              <w:marTop w:val="0"/>
              <w:marBottom w:val="0"/>
              <w:divBdr>
                <w:top w:val="none" w:sz="0" w:space="0" w:color="auto"/>
                <w:left w:val="none" w:sz="0" w:space="0" w:color="auto"/>
                <w:bottom w:val="none" w:sz="0" w:space="0" w:color="auto"/>
                <w:right w:val="none" w:sz="0" w:space="0" w:color="auto"/>
              </w:divBdr>
              <w:divsChild>
                <w:div w:id="288124942">
                  <w:marLeft w:val="0"/>
                  <w:marRight w:val="0"/>
                  <w:marTop w:val="0"/>
                  <w:marBottom w:val="0"/>
                  <w:divBdr>
                    <w:top w:val="none" w:sz="0" w:space="0" w:color="auto"/>
                    <w:left w:val="none" w:sz="0" w:space="0" w:color="auto"/>
                    <w:bottom w:val="none" w:sz="0" w:space="0" w:color="auto"/>
                    <w:right w:val="none" w:sz="0" w:space="0" w:color="auto"/>
                  </w:divBdr>
                  <w:divsChild>
                    <w:div w:id="2038848846">
                      <w:marLeft w:val="0"/>
                      <w:marRight w:val="0"/>
                      <w:marTop w:val="0"/>
                      <w:marBottom w:val="0"/>
                      <w:divBdr>
                        <w:top w:val="none" w:sz="0" w:space="0" w:color="auto"/>
                        <w:left w:val="none" w:sz="0" w:space="0" w:color="auto"/>
                        <w:bottom w:val="none" w:sz="0" w:space="0" w:color="auto"/>
                        <w:right w:val="none" w:sz="0" w:space="0" w:color="auto"/>
                      </w:divBdr>
                      <w:divsChild>
                        <w:div w:id="493567814">
                          <w:marLeft w:val="0"/>
                          <w:marRight w:val="0"/>
                          <w:marTop w:val="0"/>
                          <w:marBottom w:val="0"/>
                          <w:divBdr>
                            <w:top w:val="none" w:sz="0" w:space="0" w:color="auto"/>
                            <w:left w:val="none" w:sz="0" w:space="0" w:color="auto"/>
                            <w:bottom w:val="none" w:sz="0" w:space="0" w:color="auto"/>
                            <w:right w:val="none" w:sz="0" w:space="0" w:color="auto"/>
                          </w:divBdr>
                          <w:divsChild>
                            <w:div w:id="1457334249">
                              <w:marLeft w:val="0"/>
                              <w:marRight w:val="0"/>
                              <w:marTop w:val="0"/>
                              <w:marBottom w:val="0"/>
                              <w:divBdr>
                                <w:top w:val="none" w:sz="0" w:space="0" w:color="auto"/>
                                <w:left w:val="none" w:sz="0" w:space="0" w:color="auto"/>
                                <w:bottom w:val="none" w:sz="0" w:space="0" w:color="auto"/>
                                <w:right w:val="none" w:sz="0" w:space="0" w:color="auto"/>
                              </w:divBdr>
                              <w:divsChild>
                                <w:div w:id="1209145111">
                                  <w:marLeft w:val="0"/>
                                  <w:marRight w:val="0"/>
                                  <w:marTop w:val="0"/>
                                  <w:marBottom w:val="0"/>
                                  <w:divBdr>
                                    <w:top w:val="none" w:sz="0" w:space="0" w:color="auto"/>
                                    <w:left w:val="none" w:sz="0" w:space="0" w:color="auto"/>
                                    <w:bottom w:val="none" w:sz="0" w:space="0" w:color="auto"/>
                                    <w:right w:val="none" w:sz="0" w:space="0" w:color="auto"/>
                                  </w:divBdr>
                                  <w:divsChild>
                                    <w:div w:id="764300765">
                                      <w:marLeft w:val="0"/>
                                      <w:marRight w:val="0"/>
                                      <w:marTop w:val="0"/>
                                      <w:marBottom w:val="0"/>
                                      <w:divBdr>
                                        <w:top w:val="none" w:sz="0" w:space="0" w:color="auto"/>
                                        <w:left w:val="none" w:sz="0" w:space="0" w:color="auto"/>
                                        <w:bottom w:val="none" w:sz="0" w:space="0" w:color="auto"/>
                                        <w:right w:val="none" w:sz="0" w:space="0" w:color="auto"/>
                                      </w:divBdr>
                                      <w:divsChild>
                                        <w:div w:id="37316445">
                                          <w:marLeft w:val="0"/>
                                          <w:marRight w:val="0"/>
                                          <w:marTop w:val="0"/>
                                          <w:marBottom w:val="0"/>
                                          <w:divBdr>
                                            <w:top w:val="none" w:sz="0" w:space="0" w:color="auto"/>
                                            <w:left w:val="none" w:sz="0" w:space="0" w:color="auto"/>
                                            <w:bottom w:val="none" w:sz="0" w:space="0" w:color="auto"/>
                                            <w:right w:val="none" w:sz="0" w:space="0" w:color="auto"/>
                                          </w:divBdr>
                                          <w:divsChild>
                                            <w:div w:id="221909503">
                                              <w:marLeft w:val="0"/>
                                              <w:marRight w:val="0"/>
                                              <w:marTop w:val="0"/>
                                              <w:marBottom w:val="0"/>
                                              <w:divBdr>
                                                <w:top w:val="none" w:sz="0" w:space="0" w:color="auto"/>
                                                <w:left w:val="none" w:sz="0" w:space="0" w:color="auto"/>
                                                <w:bottom w:val="none" w:sz="0" w:space="0" w:color="auto"/>
                                                <w:right w:val="none" w:sz="0" w:space="0" w:color="auto"/>
                                              </w:divBdr>
                                            </w:div>
                                            <w:div w:id="1256330966">
                                              <w:marLeft w:val="0"/>
                                              <w:marRight w:val="0"/>
                                              <w:marTop w:val="0"/>
                                              <w:marBottom w:val="0"/>
                                              <w:divBdr>
                                                <w:top w:val="none" w:sz="0" w:space="0" w:color="auto"/>
                                                <w:left w:val="none" w:sz="0" w:space="0" w:color="auto"/>
                                                <w:bottom w:val="none" w:sz="0" w:space="0" w:color="auto"/>
                                                <w:right w:val="none" w:sz="0" w:space="0" w:color="auto"/>
                                              </w:divBdr>
                                              <w:divsChild>
                                                <w:div w:id="1431394879">
                                                  <w:marLeft w:val="0"/>
                                                  <w:marRight w:val="0"/>
                                                  <w:marTop w:val="0"/>
                                                  <w:marBottom w:val="0"/>
                                                  <w:divBdr>
                                                    <w:top w:val="none" w:sz="0" w:space="0" w:color="auto"/>
                                                    <w:left w:val="none" w:sz="0" w:space="0" w:color="auto"/>
                                                    <w:bottom w:val="none" w:sz="0" w:space="0" w:color="auto"/>
                                                    <w:right w:val="none" w:sz="0" w:space="0" w:color="auto"/>
                                                  </w:divBdr>
                                                  <w:divsChild>
                                                    <w:div w:id="18215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5057">
                                              <w:marLeft w:val="0"/>
                                              <w:marRight w:val="0"/>
                                              <w:marTop w:val="0"/>
                                              <w:marBottom w:val="0"/>
                                              <w:divBdr>
                                                <w:top w:val="none" w:sz="0" w:space="0" w:color="auto"/>
                                                <w:left w:val="none" w:sz="0" w:space="0" w:color="auto"/>
                                                <w:bottom w:val="none" w:sz="0" w:space="0" w:color="auto"/>
                                                <w:right w:val="none" w:sz="0" w:space="0" w:color="auto"/>
                                              </w:divBdr>
                                            </w:div>
                                          </w:divsChild>
                                        </w:div>
                                        <w:div w:id="392626567">
                                          <w:marLeft w:val="0"/>
                                          <w:marRight w:val="0"/>
                                          <w:marTop w:val="0"/>
                                          <w:marBottom w:val="0"/>
                                          <w:divBdr>
                                            <w:top w:val="none" w:sz="0" w:space="0" w:color="auto"/>
                                            <w:left w:val="none" w:sz="0" w:space="0" w:color="auto"/>
                                            <w:bottom w:val="none" w:sz="0" w:space="0" w:color="auto"/>
                                            <w:right w:val="none" w:sz="0" w:space="0" w:color="auto"/>
                                          </w:divBdr>
                                          <w:divsChild>
                                            <w:div w:id="20128174">
                                              <w:marLeft w:val="0"/>
                                              <w:marRight w:val="0"/>
                                              <w:marTop w:val="0"/>
                                              <w:marBottom w:val="0"/>
                                              <w:divBdr>
                                                <w:top w:val="none" w:sz="0" w:space="0" w:color="auto"/>
                                                <w:left w:val="none" w:sz="0" w:space="0" w:color="auto"/>
                                                <w:bottom w:val="none" w:sz="0" w:space="0" w:color="auto"/>
                                                <w:right w:val="none" w:sz="0" w:space="0" w:color="auto"/>
                                              </w:divBdr>
                                            </w:div>
                                            <w:div w:id="390277700">
                                              <w:marLeft w:val="0"/>
                                              <w:marRight w:val="0"/>
                                              <w:marTop w:val="0"/>
                                              <w:marBottom w:val="0"/>
                                              <w:divBdr>
                                                <w:top w:val="none" w:sz="0" w:space="0" w:color="auto"/>
                                                <w:left w:val="none" w:sz="0" w:space="0" w:color="auto"/>
                                                <w:bottom w:val="none" w:sz="0" w:space="0" w:color="auto"/>
                                                <w:right w:val="none" w:sz="0" w:space="0" w:color="auto"/>
                                              </w:divBdr>
                                              <w:divsChild>
                                                <w:div w:id="711802781">
                                                  <w:marLeft w:val="0"/>
                                                  <w:marRight w:val="0"/>
                                                  <w:marTop w:val="0"/>
                                                  <w:marBottom w:val="0"/>
                                                  <w:divBdr>
                                                    <w:top w:val="none" w:sz="0" w:space="0" w:color="auto"/>
                                                    <w:left w:val="none" w:sz="0" w:space="0" w:color="auto"/>
                                                    <w:bottom w:val="none" w:sz="0" w:space="0" w:color="auto"/>
                                                    <w:right w:val="none" w:sz="0" w:space="0" w:color="auto"/>
                                                  </w:divBdr>
                                                  <w:divsChild>
                                                    <w:div w:id="11717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704">
                                              <w:marLeft w:val="0"/>
                                              <w:marRight w:val="0"/>
                                              <w:marTop w:val="0"/>
                                              <w:marBottom w:val="0"/>
                                              <w:divBdr>
                                                <w:top w:val="none" w:sz="0" w:space="0" w:color="auto"/>
                                                <w:left w:val="none" w:sz="0" w:space="0" w:color="auto"/>
                                                <w:bottom w:val="none" w:sz="0" w:space="0" w:color="auto"/>
                                                <w:right w:val="none" w:sz="0" w:space="0" w:color="auto"/>
                                              </w:divBdr>
                                            </w:div>
                                          </w:divsChild>
                                        </w:div>
                                        <w:div w:id="1474560739">
                                          <w:marLeft w:val="0"/>
                                          <w:marRight w:val="0"/>
                                          <w:marTop w:val="0"/>
                                          <w:marBottom w:val="0"/>
                                          <w:divBdr>
                                            <w:top w:val="none" w:sz="0" w:space="0" w:color="auto"/>
                                            <w:left w:val="none" w:sz="0" w:space="0" w:color="auto"/>
                                            <w:bottom w:val="none" w:sz="0" w:space="0" w:color="auto"/>
                                            <w:right w:val="none" w:sz="0" w:space="0" w:color="auto"/>
                                          </w:divBdr>
                                          <w:divsChild>
                                            <w:div w:id="301544218">
                                              <w:marLeft w:val="0"/>
                                              <w:marRight w:val="0"/>
                                              <w:marTop w:val="0"/>
                                              <w:marBottom w:val="0"/>
                                              <w:divBdr>
                                                <w:top w:val="none" w:sz="0" w:space="0" w:color="auto"/>
                                                <w:left w:val="none" w:sz="0" w:space="0" w:color="auto"/>
                                                <w:bottom w:val="none" w:sz="0" w:space="0" w:color="auto"/>
                                                <w:right w:val="none" w:sz="0" w:space="0" w:color="auto"/>
                                              </w:divBdr>
                                            </w:div>
                                            <w:div w:id="628239796">
                                              <w:marLeft w:val="0"/>
                                              <w:marRight w:val="0"/>
                                              <w:marTop w:val="0"/>
                                              <w:marBottom w:val="0"/>
                                              <w:divBdr>
                                                <w:top w:val="none" w:sz="0" w:space="0" w:color="auto"/>
                                                <w:left w:val="none" w:sz="0" w:space="0" w:color="auto"/>
                                                <w:bottom w:val="none" w:sz="0" w:space="0" w:color="auto"/>
                                                <w:right w:val="none" w:sz="0" w:space="0" w:color="auto"/>
                                              </w:divBdr>
                                              <w:divsChild>
                                                <w:div w:id="583419112">
                                                  <w:marLeft w:val="0"/>
                                                  <w:marRight w:val="0"/>
                                                  <w:marTop w:val="0"/>
                                                  <w:marBottom w:val="0"/>
                                                  <w:divBdr>
                                                    <w:top w:val="none" w:sz="0" w:space="0" w:color="auto"/>
                                                    <w:left w:val="none" w:sz="0" w:space="0" w:color="auto"/>
                                                    <w:bottom w:val="none" w:sz="0" w:space="0" w:color="auto"/>
                                                    <w:right w:val="none" w:sz="0" w:space="0" w:color="auto"/>
                                                  </w:divBdr>
                                                  <w:divsChild>
                                                    <w:div w:id="338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23003">
                                              <w:marLeft w:val="0"/>
                                              <w:marRight w:val="0"/>
                                              <w:marTop w:val="0"/>
                                              <w:marBottom w:val="0"/>
                                              <w:divBdr>
                                                <w:top w:val="none" w:sz="0" w:space="0" w:color="auto"/>
                                                <w:left w:val="none" w:sz="0" w:space="0" w:color="auto"/>
                                                <w:bottom w:val="none" w:sz="0" w:space="0" w:color="auto"/>
                                                <w:right w:val="none" w:sz="0" w:space="0" w:color="auto"/>
                                              </w:divBdr>
                                            </w:div>
                                          </w:divsChild>
                                        </w:div>
                                        <w:div w:id="1652906954">
                                          <w:marLeft w:val="0"/>
                                          <w:marRight w:val="0"/>
                                          <w:marTop w:val="0"/>
                                          <w:marBottom w:val="0"/>
                                          <w:divBdr>
                                            <w:top w:val="none" w:sz="0" w:space="0" w:color="auto"/>
                                            <w:left w:val="none" w:sz="0" w:space="0" w:color="auto"/>
                                            <w:bottom w:val="none" w:sz="0" w:space="0" w:color="auto"/>
                                            <w:right w:val="none" w:sz="0" w:space="0" w:color="auto"/>
                                          </w:divBdr>
                                          <w:divsChild>
                                            <w:div w:id="580330000">
                                              <w:marLeft w:val="0"/>
                                              <w:marRight w:val="0"/>
                                              <w:marTop w:val="0"/>
                                              <w:marBottom w:val="0"/>
                                              <w:divBdr>
                                                <w:top w:val="none" w:sz="0" w:space="0" w:color="auto"/>
                                                <w:left w:val="none" w:sz="0" w:space="0" w:color="auto"/>
                                                <w:bottom w:val="none" w:sz="0" w:space="0" w:color="auto"/>
                                                <w:right w:val="none" w:sz="0" w:space="0" w:color="auto"/>
                                              </w:divBdr>
                                            </w:div>
                                          </w:divsChild>
                                        </w:div>
                                        <w:div w:id="1938907910">
                                          <w:marLeft w:val="0"/>
                                          <w:marRight w:val="0"/>
                                          <w:marTop w:val="0"/>
                                          <w:marBottom w:val="0"/>
                                          <w:divBdr>
                                            <w:top w:val="none" w:sz="0" w:space="0" w:color="auto"/>
                                            <w:left w:val="none" w:sz="0" w:space="0" w:color="auto"/>
                                            <w:bottom w:val="none" w:sz="0" w:space="0" w:color="auto"/>
                                            <w:right w:val="none" w:sz="0" w:space="0" w:color="auto"/>
                                          </w:divBdr>
                                          <w:divsChild>
                                            <w:div w:id="231156975">
                                              <w:marLeft w:val="0"/>
                                              <w:marRight w:val="0"/>
                                              <w:marTop w:val="0"/>
                                              <w:marBottom w:val="0"/>
                                              <w:divBdr>
                                                <w:top w:val="none" w:sz="0" w:space="0" w:color="auto"/>
                                                <w:left w:val="none" w:sz="0" w:space="0" w:color="auto"/>
                                                <w:bottom w:val="none" w:sz="0" w:space="0" w:color="auto"/>
                                                <w:right w:val="none" w:sz="0" w:space="0" w:color="auto"/>
                                              </w:divBdr>
                                            </w:div>
                                          </w:divsChild>
                                        </w:div>
                                        <w:div w:id="2127000502">
                                          <w:marLeft w:val="0"/>
                                          <w:marRight w:val="0"/>
                                          <w:marTop w:val="0"/>
                                          <w:marBottom w:val="0"/>
                                          <w:divBdr>
                                            <w:top w:val="none" w:sz="0" w:space="0" w:color="auto"/>
                                            <w:left w:val="none" w:sz="0" w:space="0" w:color="auto"/>
                                            <w:bottom w:val="none" w:sz="0" w:space="0" w:color="auto"/>
                                            <w:right w:val="none" w:sz="0" w:space="0" w:color="auto"/>
                                          </w:divBdr>
                                          <w:divsChild>
                                            <w:div w:id="410473678">
                                              <w:marLeft w:val="0"/>
                                              <w:marRight w:val="0"/>
                                              <w:marTop w:val="0"/>
                                              <w:marBottom w:val="0"/>
                                              <w:divBdr>
                                                <w:top w:val="none" w:sz="0" w:space="0" w:color="auto"/>
                                                <w:left w:val="none" w:sz="0" w:space="0" w:color="auto"/>
                                                <w:bottom w:val="none" w:sz="0" w:space="0" w:color="auto"/>
                                                <w:right w:val="none" w:sz="0" w:space="0" w:color="auto"/>
                                              </w:divBdr>
                                            </w:div>
                                            <w:div w:id="1184638082">
                                              <w:marLeft w:val="0"/>
                                              <w:marRight w:val="0"/>
                                              <w:marTop w:val="0"/>
                                              <w:marBottom w:val="0"/>
                                              <w:divBdr>
                                                <w:top w:val="none" w:sz="0" w:space="0" w:color="auto"/>
                                                <w:left w:val="none" w:sz="0" w:space="0" w:color="auto"/>
                                                <w:bottom w:val="none" w:sz="0" w:space="0" w:color="auto"/>
                                                <w:right w:val="none" w:sz="0" w:space="0" w:color="auto"/>
                                              </w:divBdr>
                                              <w:divsChild>
                                                <w:div w:id="1688023342">
                                                  <w:marLeft w:val="0"/>
                                                  <w:marRight w:val="0"/>
                                                  <w:marTop w:val="0"/>
                                                  <w:marBottom w:val="0"/>
                                                  <w:divBdr>
                                                    <w:top w:val="none" w:sz="0" w:space="0" w:color="auto"/>
                                                    <w:left w:val="none" w:sz="0" w:space="0" w:color="auto"/>
                                                    <w:bottom w:val="none" w:sz="0" w:space="0" w:color="auto"/>
                                                    <w:right w:val="none" w:sz="0" w:space="0" w:color="auto"/>
                                                  </w:divBdr>
                                                  <w:divsChild>
                                                    <w:div w:id="2181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69248">
          <w:marLeft w:val="0"/>
          <w:marRight w:val="0"/>
          <w:marTop w:val="0"/>
          <w:marBottom w:val="0"/>
          <w:divBdr>
            <w:top w:val="none" w:sz="0" w:space="0" w:color="auto"/>
            <w:left w:val="none" w:sz="0" w:space="0" w:color="auto"/>
            <w:bottom w:val="none" w:sz="0" w:space="0" w:color="auto"/>
            <w:right w:val="none" w:sz="0" w:space="0" w:color="auto"/>
          </w:divBdr>
          <w:divsChild>
            <w:div w:id="281965492">
              <w:marLeft w:val="0"/>
              <w:marRight w:val="0"/>
              <w:marTop w:val="0"/>
              <w:marBottom w:val="0"/>
              <w:divBdr>
                <w:top w:val="none" w:sz="0" w:space="0" w:color="auto"/>
                <w:left w:val="none" w:sz="0" w:space="0" w:color="auto"/>
                <w:bottom w:val="none" w:sz="0" w:space="0" w:color="auto"/>
                <w:right w:val="none" w:sz="0" w:space="0" w:color="auto"/>
              </w:divBdr>
              <w:divsChild>
                <w:div w:id="1661927608">
                  <w:marLeft w:val="0"/>
                  <w:marRight w:val="0"/>
                  <w:marTop w:val="0"/>
                  <w:marBottom w:val="0"/>
                  <w:divBdr>
                    <w:top w:val="none" w:sz="0" w:space="0" w:color="auto"/>
                    <w:left w:val="none" w:sz="0" w:space="0" w:color="auto"/>
                    <w:bottom w:val="none" w:sz="0" w:space="0" w:color="auto"/>
                    <w:right w:val="none" w:sz="0" w:space="0" w:color="auto"/>
                  </w:divBdr>
                  <w:divsChild>
                    <w:div w:id="846749278">
                      <w:marLeft w:val="0"/>
                      <w:marRight w:val="0"/>
                      <w:marTop w:val="0"/>
                      <w:marBottom w:val="0"/>
                      <w:divBdr>
                        <w:top w:val="none" w:sz="0" w:space="0" w:color="auto"/>
                        <w:left w:val="none" w:sz="0" w:space="0" w:color="auto"/>
                        <w:bottom w:val="none" w:sz="0" w:space="0" w:color="auto"/>
                        <w:right w:val="none" w:sz="0" w:space="0" w:color="auto"/>
                      </w:divBdr>
                      <w:divsChild>
                        <w:div w:id="645818296">
                          <w:marLeft w:val="0"/>
                          <w:marRight w:val="0"/>
                          <w:marTop w:val="0"/>
                          <w:marBottom w:val="0"/>
                          <w:divBdr>
                            <w:top w:val="none" w:sz="0" w:space="0" w:color="auto"/>
                            <w:left w:val="none" w:sz="0" w:space="0" w:color="auto"/>
                            <w:bottom w:val="none" w:sz="0" w:space="0" w:color="auto"/>
                            <w:right w:val="none" w:sz="0" w:space="0" w:color="auto"/>
                          </w:divBdr>
                          <w:divsChild>
                            <w:div w:id="686902895">
                              <w:marLeft w:val="0"/>
                              <w:marRight w:val="0"/>
                              <w:marTop w:val="0"/>
                              <w:marBottom w:val="0"/>
                              <w:divBdr>
                                <w:top w:val="none" w:sz="0" w:space="0" w:color="auto"/>
                                <w:left w:val="none" w:sz="0" w:space="0" w:color="auto"/>
                                <w:bottom w:val="none" w:sz="0" w:space="0" w:color="auto"/>
                                <w:right w:val="none" w:sz="0" w:space="0" w:color="auto"/>
                              </w:divBdr>
                              <w:divsChild>
                                <w:div w:id="1752970044">
                                  <w:marLeft w:val="0"/>
                                  <w:marRight w:val="0"/>
                                  <w:marTop w:val="0"/>
                                  <w:marBottom w:val="0"/>
                                  <w:divBdr>
                                    <w:top w:val="none" w:sz="0" w:space="0" w:color="auto"/>
                                    <w:left w:val="none" w:sz="0" w:space="0" w:color="auto"/>
                                    <w:bottom w:val="none" w:sz="0" w:space="0" w:color="auto"/>
                                    <w:right w:val="none" w:sz="0" w:space="0" w:color="auto"/>
                                  </w:divBdr>
                                  <w:divsChild>
                                    <w:div w:id="19789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638781">
          <w:marLeft w:val="0"/>
          <w:marRight w:val="0"/>
          <w:marTop w:val="0"/>
          <w:marBottom w:val="0"/>
          <w:divBdr>
            <w:top w:val="none" w:sz="0" w:space="0" w:color="auto"/>
            <w:left w:val="none" w:sz="0" w:space="0" w:color="auto"/>
            <w:bottom w:val="none" w:sz="0" w:space="0" w:color="auto"/>
            <w:right w:val="none" w:sz="0" w:space="0" w:color="auto"/>
          </w:divBdr>
          <w:divsChild>
            <w:div w:id="1472089627">
              <w:marLeft w:val="0"/>
              <w:marRight w:val="0"/>
              <w:marTop w:val="0"/>
              <w:marBottom w:val="0"/>
              <w:divBdr>
                <w:top w:val="none" w:sz="0" w:space="0" w:color="auto"/>
                <w:left w:val="none" w:sz="0" w:space="0" w:color="auto"/>
                <w:bottom w:val="none" w:sz="0" w:space="0" w:color="auto"/>
                <w:right w:val="none" w:sz="0" w:space="0" w:color="auto"/>
              </w:divBdr>
              <w:divsChild>
                <w:div w:id="841315241">
                  <w:marLeft w:val="0"/>
                  <w:marRight w:val="0"/>
                  <w:marTop w:val="0"/>
                  <w:marBottom w:val="0"/>
                  <w:divBdr>
                    <w:top w:val="none" w:sz="0" w:space="0" w:color="auto"/>
                    <w:left w:val="none" w:sz="0" w:space="0" w:color="auto"/>
                    <w:bottom w:val="none" w:sz="0" w:space="0" w:color="auto"/>
                    <w:right w:val="none" w:sz="0" w:space="0" w:color="auto"/>
                  </w:divBdr>
                  <w:divsChild>
                    <w:div w:id="638150114">
                      <w:marLeft w:val="0"/>
                      <w:marRight w:val="0"/>
                      <w:marTop w:val="0"/>
                      <w:marBottom w:val="0"/>
                      <w:divBdr>
                        <w:top w:val="none" w:sz="0" w:space="0" w:color="auto"/>
                        <w:left w:val="none" w:sz="0" w:space="0" w:color="auto"/>
                        <w:bottom w:val="none" w:sz="0" w:space="0" w:color="auto"/>
                        <w:right w:val="none" w:sz="0" w:space="0" w:color="auto"/>
                      </w:divBdr>
                      <w:divsChild>
                        <w:div w:id="1796875287">
                          <w:marLeft w:val="0"/>
                          <w:marRight w:val="0"/>
                          <w:marTop w:val="0"/>
                          <w:marBottom w:val="0"/>
                          <w:divBdr>
                            <w:top w:val="none" w:sz="0" w:space="0" w:color="auto"/>
                            <w:left w:val="none" w:sz="0" w:space="0" w:color="auto"/>
                            <w:bottom w:val="none" w:sz="0" w:space="0" w:color="auto"/>
                            <w:right w:val="none" w:sz="0" w:space="0" w:color="auto"/>
                          </w:divBdr>
                          <w:divsChild>
                            <w:div w:id="1477334725">
                              <w:marLeft w:val="0"/>
                              <w:marRight w:val="0"/>
                              <w:marTop w:val="0"/>
                              <w:marBottom w:val="0"/>
                              <w:divBdr>
                                <w:top w:val="none" w:sz="0" w:space="0" w:color="auto"/>
                                <w:left w:val="none" w:sz="0" w:space="0" w:color="auto"/>
                                <w:bottom w:val="none" w:sz="0" w:space="0" w:color="auto"/>
                                <w:right w:val="none" w:sz="0" w:space="0" w:color="auto"/>
                              </w:divBdr>
                              <w:divsChild>
                                <w:div w:id="490171332">
                                  <w:marLeft w:val="0"/>
                                  <w:marRight w:val="0"/>
                                  <w:marTop w:val="0"/>
                                  <w:marBottom w:val="0"/>
                                  <w:divBdr>
                                    <w:top w:val="none" w:sz="0" w:space="0" w:color="auto"/>
                                    <w:left w:val="none" w:sz="0" w:space="0" w:color="auto"/>
                                    <w:bottom w:val="none" w:sz="0" w:space="0" w:color="auto"/>
                                    <w:right w:val="none" w:sz="0" w:space="0" w:color="auto"/>
                                  </w:divBdr>
                                  <w:divsChild>
                                    <w:div w:id="245188333">
                                      <w:marLeft w:val="0"/>
                                      <w:marRight w:val="0"/>
                                      <w:marTop w:val="0"/>
                                      <w:marBottom w:val="0"/>
                                      <w:divBdr>
                                        <w:top w:val="none" w:sz="0" w:space="0" w:color="auto"/>
                                        <w:left w:val="none" w:sz="0" w:space="0" w:color="auto"/>
                                        <w:bottom w:val="none" w:sz="0" w:space="0" w:color="auto"/>
                                        <w:right w:val="none" w:sz="0" w:space="0" w:color="auto"/>
                                      </w:divBdr>
                                      <w:divsChild>
                                        <w:div w:id="19626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859744">
          <w:marLeft w:val="0"/>
          <w:marRight w:val="0"/>
          <w:marTop w:val="0"/>
          <w:marBottom w:val="0"/>
          <w:divBdr>
            <w:top w:val="none" w:sz="0" w:space="0" w:color="auto"/>
            <w:left w:val="none" w:sz="0" w:space="0" w:color="auto"/>
            <w:bottom w:val="none" w:sz="0" w:space="0" w:color="auto"/>
            <w:right w:val="none" w:sz="0" w:space="0" w:color="auto"/>
          </w:divBdr>
          <w:divsChild>
            <w:div w:id="1658803352">
              <w:marLeft w:val="0"/>
              <w:marRight w:val="0"/>
              <w:marTop w:val="0"/>
              <w:marBottom w:val="0"/>
              <w:divBdr>
                <w:top w:val="none" w:sz="0" w:space="0" w:color="auto"/>
                <w:left w:val="none" w:sz="0" w:space="0" w:color="auto"/>
                <w:bottom w:val="none" w:sz="0" w:space="0" w:color="auto"/>
                <w:right w:val="none" w:sz="0" w:space="0" w:color="auto"/>
              </w:divBdr>
              <w:divsChild>
                <w:div w:id="954209811">
                  <w:marLeft w:val="0"/>
                  <w:marRight w:val="0"/>
                  <w:marTop w:val="0"/>
                  <w:marBottom w:val="0"/>
                  <w:divBdr>
                    <w:top w:val="none" w:sz="0" w:space="0" w:color="auto"/>
                    <w:left w:val="none" w:sz="0" w:space="0" w:color="auto"/>
                    <w:bottom w:val="none" w:sz="0" w:space="0" w:color="auto"/>
                    <w:right w:val="none" w:sz="0" w:space="0" w:color="auto"/>
                  </w:divBdr>
                  <w:divsChild>
                    <w:div w:id="2075354694">
                      <w:marLeft w:val="0"/>
                      <w:marRight w:val="0"/>
                      <w:marTop w:val="0"/>
                      <w:marBottom w:val="0"/>
                      <w:divBdr>
                        <w:top w:val="none" w:sz="0" w:space="0" w:color="auto"/>
                        <w:left w:val="none" w:sz="0" w:space="0" w:color="auto"/>
                        <w:bottom w:val="none" w:sz="0" w:space="0" w:color="auto"/>
                        <w:right w:val="none" w:sz="0" w:space="0" w:color="auto"/>
                      </w:divBdr>
                      <w:divsChild>
                        <w:div w:id="2110154789">
                          <w:marLeft w:val="0"/>
                          <w:marRight w:val="0"/>
                          <w:marTop w:val="0"/>
                          <w:marBottom w:val="0"/>
                          <w:divBdr>
                            <w:top w:val="none" w:sz="0" w:space="0" w:color="auto"/>
                            <w:left w:val="none" w:sz="0" w:space="0" w:color="auto"/>
                            <w:bottom w:val="none" w:sz="0" w:space="0" w:color="auto"/>
                            <w:right w:val="none" w:sz="0" w:space="0" w:color="auto"/>
                          </w:divBdr>
                          <w:divsChild>
                            <w:div w:id="1704331882">
                              <w:marLeft w:val="0"/>
                              <w:marRight w:val="0"/>
                              <w:marTop w:val="0"/>
                              <w:marBottom w:val="0"/>
                              <w:divBdr>
                                <w:top w:val="none" w:sz="0" w:space="0" w:color="auto"/>
                                <w:left w:val="none" w:sz="0" w:space="0" w:color="auto"/>
                                <w:bottom w:val="none" w:sz="0" w:space="0" w:color="auto"/>
                                <w:right w:val="none" w:sz="0" w:space="0" w:color="auto"/>
                              </w:divBdr>
                              <w:divsChild>
                                <w:div w:id="1413627170">
                                  <w:marLeft w:val="0"/>
                                  <w:marRight w:val="0"/>
                                  <w:marTop w:val="0"/>
                                  <w:marBottom w:val="0"/>
                                  <w:divBdr>
                                    <w:top w:val="none" w:sz="0" w:space="0" w:color="auto"/>
                                    <w:left w:val="none" w:sz="0" w:space="0" w:color="auto"/>
                                    <w:bottom w:val="none" w:sz="0" w:space="0" w:color="auto"/>
                                    <w:right w:val="none" w:sz="0" w:space="0" w:color="auto"/>
                                  </w:divBdr>
                                  <w:divsChild>
                                    <w:div w:id="403646562">
                                      <w:marLeft w:val="0"/>
                                      <w:marRight w:val="0"/>
                                      <w:marTop w:val="0"/>
                                      <w:marBottom w:val="0"/>
                                      <w:divBdr>
                                        <w:top w:val="none" w:sz="0" w:space="0" w:color="auto"/>
                                        <w:left w:val="none" w:sz="0" w:space="0" w:color="auto"/>
                                        <w:bottom w:val="none" w:sz="0" w:space="0" w:color="auto"/>
                                        <w:right w:val="none" w:sz="0" w:space="0" w:color="auto"/>
                                      </w:divBdr>
                                      <w:divsChild>
                                        <w:div w:id="502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845894">
      <w:bodyDiv w:val="1"/>
      <w:marLeft w:val="0"/>
      <w:marRight w:val="0"/>
      <w:marTop w:val="0"/>
      <w:marBottom w:val="0"/>
      <w:divBdr>
        <w:top w:val="none" w:sz="0" w:space="0" w:color="auto"/>
        <w:left w:val="none" w:sz="0" w:space="0" w:color="auto"/>
        <w:bottom w:val="none" w:sz="0" w:space="0" w:color="auto"/>
        <w:right w:val="none" w:sz="0" w:space="0" w:color="auto"/>
      </w:divBdr>
    </w:div>
    <w:div w:id="180099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package" Target="embeddings/Microsoft_PowerPoint_Slide1.sldx"/><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package" Target="embeddings/Microsoft_PowerPoint_Slide.sldx"/><Relationship Id="rId4" Type="http://schemas.openxmlformats.org/officeDocument/2006/relationships/webSettings" Target="webSettings.xml"/><Relationship Id="rId9" Type="http://schemas.openxmlformats.org/officeDocument/2006/relationships/image" Target="media/image1.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3861</Words>
  <Characters>22009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Nigel</dc:creator>
  <cp:keywords/>
  <dc:description/>
  <cp:lastModifiedBy>Davis, Nigel</cp:lastModifiedBy>
  <cp:revision>2</cp:revision>
  <dcterms:created xsi:type="dcterms:W3CDTF">2025-10-18T23:10:00Z</dcterms:created>
  <dcterms:modified xsi:type="dcterms:W3CDTF">2025-10-18T23:10:00Z</dcterms:modified>
</cp:coreProperties>
</file>